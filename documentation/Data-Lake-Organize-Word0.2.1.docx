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E9AC7" w14:textId="20DA0106" w:rsidR="00681A6C" w:rsidRDefault="00FD6B06">
      <w:pPr>
        <w:spacing w:after="288" w:line="259" w:lineRule="auto"/>
        <w:ind w:left="720" w:firstLine="0"/>
      </w:pPr>
      <w:r w:rsidRPr="00130C1B">
        <w:rPr>
          <w:rFonts w:ascii="Calibri" w:eastAsia="Calibri" w:hAnsi="Calibri" w:cs="Calibri"/>
          <w:noProof/>
          <w:sz w:val="24"/>
        </w:rPr>
        <mc:AlternateContent>
          <mc:Choice Requires="wpg">
            <w:drawing>
              <wp:anchor distT="0" distB="0" distL="114300" distR="114300" simplePos="0" relativeHeight="251658240" behindDoc="0" locked="0" layoutInCell="1" allowOverlap="1" wp14:anchorId="6255D195" wp14:editId="3379A04A">
                <wp:simplePos x="0" y="0"/>
                <wp:positionH relativeFrom="page">
                  <wp:posOffset>0</wp:posOffset>
                </wp:positionH>
                <wp:positionV relativeFrom="page">
                  <wp:posOffset>0</wp:posOffset>
                </wp:positionV>
                <wp:extent cx="7772400" cy="3844925"/>
                <wp:effectExtent l="0" t="0" r="0" b="0"/>
                <wp:wrapTopAndBottom/>
                <wp:docPr id="31776" name="Group 31776"/>
                <wp:cNvGraphicFramePr/>
                <a:graphic xmlns:a="http://schemas.openxmlformats.org/drawingml/2006/main">
                  <a:graphicData uri="http://schemas.microsoft.com/office/word/2010/wordprocessingGroup">
                    <wpg:wgp>
                      <wpg:cNvGrpSpPr/>
                      <wpg:grpSpPr>
                        <a:xfrm>
                          <a:off x="0" y="0"/>
                          <a:ext cx="7772400" cy="3844925"/>
                          <a:chOff x="0" y="0"/>
                          <a:chExt cx="7772400" cy="3845052"/>
                        </a:xfrm>
                      </wpg:grpSpPr>
                      <wps:wsp>
                        <wps:cNvPr id="6" name="Rectangle 6"/>
                        <wps:cNvSpPr/>
                        <wps:spPr>
                          <a:xfrm>
                            <a:off x="914705" y="559646"/>
                            <a:ext cx="37210" cy="132952"/>
                          </a:xfrm>
                          <a:prstGeom prst="rect">
                            <a:avLst/>
                          </a:prstGeom>
                          <a:ln>
                            <a:noFill/>
                          </a:ln>
                        </wps:spPr>
                        <wps:txbx>
                          <w:txbxContent>
                            <w:p w14:paraId="70F879D7"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09" name="Shape 41609"/>
                        <wps:cNvSpPr/>
                        <wps:spPr>
                          <a:xfrm>
                            <a:off x="0" y="0"/>
                            <a:ext cx="7772400" cy="3820033"/>
                          </a:xfrm>
                          <a:custGeom>
                            <a:avLst/>
                            <a:gdLst/>
                            <a:ahLst/>
                            <a:cxnLst/>
                            <a:rect l="0" t="0" r="0" b="0"/>
                            <a:pathLst>
                              <a:path w="7772400" h="3820033">
                                <a:moveTo>
                                  <a:pt x="0" y="0"/>
                                </a:moveTo>
                                <a:lnTo>
                                  <a:pt x="7772400" y="0"/>
                                </a:lnTo>
                                <a:lnTo>
                                  <a:pt x="7772400" y="3820033"/>
                                </a:lnTo>
                                <a:lnTo>
                                  <a:pt x="0" y="3820033"/>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41610" name="Shape 41610"/>
                        <wps:cNvSpPr/>
                        <wps:spPr>
                          <a:xfrm>
                            <a:off x="0" y="1990725"/>
                            <a:ext cx="4391025" cy="1826133"/>
                          </a:xfrm>
                          <a:custGeom>
                            <a:avLst/>
                            <a:gdLst/>
                            <a:ahLst/>
                            <a:cxnLst/>
                            <a:rect l="0" t="0" r="0" b="0"/>
                            <a:pathLst>
                              <a:path w="4391025" h="1826133">
                                <a:moveTo>
                                  <a:pt x="0" y="0"/>
                                </a:moveTo>
                                <a:lnTo>
                                  <a:pt x="4391025" y="0"/>
                                </a:lnTo>
                                <a:lnTo>
                                  <a:pt x="4391025" y="1826133"/>
                                </a:lnTo>
                                <a:lnTo>
                                  <a:pt x="0" y="1826133"/>
                                </a:lnTo>
                                <a:lnTo>
                                  <a:pt x="0" y="0"/>
                                </a:lnTo>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43" name="Picture 43"/>
                          <pic:cNvPicPr/>
                        </pic:nvPicPr>
                        <pic:blipFill>
                          <a:blip r:embed="rId7"/>
                          <a:stretch>
                            <a:fillRect/>
                          </a:stretch>
                        </pic:blipFill>
                        <pic:spPr>
                          <a:xfrm>
                            <a:off x="3048" y="2115312"/>
                            <a:ext cx="4328160" cy="1729740"/>
                          </a:xfrm>
                          <a:prstGeom prst="rect">
                            <a:avLst/>
                          </a:prstGeom>
                        </pic:spPr>
                      </pic:pic>
                      <wps:wsp>
                        <wps:cNvPr id="44" name="Rectangle 44"/>
                        <wps:cNvSpPr/>
                        <wps:spPr>
                          <a:xfrm>
                            <a:off x="964082" y="2290477"/>
                            <a:ext cx="3316453" cy="363139"/>
                          </a:xfrm>
                          <a:prstGeom prst="rect">
                            <a:avLst/>
                          </a:prstGeom>
                          <a:ln>
                            <a:noFill/>
                          </a:ln>
                        </wps:spPr>
                        <wps:txbx>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wps:txbx>
                        <wps:bodyPr horzOverflow="overflow" vert="horz" lIns="0" tIns="0" rIns="0" bIns="0" rtlCol="0">
                          <a:noAutofit/>
                        </wps:bodyPr>
                      </wps:wsp>
                      <wps:wsp>
                        <wps:cNvPr id="45" name="Rectangle 45"/>
                        <wps:cNvSpPr/>
                        <wps:spPr>
                          <a:xfrm>
                            <a:off x="2955671" y="2290477"/>
                            <a:ext cx="101634" cy="363139"/>
                          </a:xfrm>
                          <a:prstGeom prst="rect">
                            <a:avLst/>
                          </a:prstGeom>
                          <a:ln>
                            <a:noFill/>
                          </a:ln>
                        </wps:spPr>
                        <wps:txbx>
                          <w:txbxContent>
                            <w:p w14:paraId="3F564642"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wps:wsp>
                        <wps:cNvPr id="46" name="Rectangle 46"/>
                        <wps:cNvSpPr/>
                        <wps:spPr>
                          <a:xfrm>
                            <a:off x="1173066" y="2738533"/>
                            <a:ext cx="2650269" cy="363139"/>
                          </a:xfrm>
                          <a:prstGeom prst="rect">
                            <a:avLst/>
                          </a:prstGeom>
                          <a:ln>
                            <a:noFill/>
                          </a:ln>
                        </wps:spPr>
                        <wps:txbx>
                          <w:txbxContent>
                            <w:p w14:paraId="765B3FF4" w14:textId="77777777" w:rsidR="00FD6B06" w:rsidRDefault="00FD6B06">
                              <w:pPr>
                                <w:spacing w:after="160" w:line="259" w:lineRule="auto"/>
                                <w:ind w:left="0" w:firstLine="0"/>
                              </w:pPr>
                              <w:r>
                                <w:rPr>
                                  <w:color w:val="FFFFFF"/>
                                  <w:sz w:val="44"/>
                                </w:rPr>
                                <w:t>Azure Data Lake</w:t>
                              </w:r>
                            </w:p>
                          </w:txbxContent>
                        </wps:txbx>
                        <wps:bodyPr horzOverflow="overflow" vert="horz" lIns="0" tIns="0" rIns="0" bIns="0" rtlCol="0">
                          <a:noAutofit/>
                        </wps:bodyPr>
                      </wps:wsp>
                      <wps:wsp>
                        <wps:cNvPr id="47" name="Rectangle 47"/>
                        <wps:cNvSpPr/>
                        <wps:spPr>
                          <a:xfrm>
                            <a:off x="2455418" y="2738533"/>
                            <a:ext cx="101634" cy="363139"/>
                          </a:xfrm>
                          <a:prstGeom prst="rect">
                            <a:avLst/>
                          </a:prstGeom>
                          <a:ln>
                            <a:noFill/>
                          </a:ln>
                        </wps:spPr>
                        <wps:txbx>
                          <w:txbxContent>
                            <w:p w14:paraId="201E209A"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8"/>
                          <a:stretch>
                            <a:fillRect/>
                          </a:stretch>
                        </pic:blipFill>
                        <pic:spPr>
                          <a:xfrm>
                            <a:off x="241668" y="323850"/>
                            <a:ext cx="1789430" cy="638175"/>
                          </a:xfrm>
                          <a:prstGeom prst="rect">
                            <a:avLst/>
                          </a:prstGeom>
                        </pic:spPr>
                      </pic:pic>
                    </wpg:wgp>
                  </a:graphicData>
                </a:graphic>
              </wp:anchor>
            </w:drawing>
          </mc:Choice>
          <mc:Fallback>
            <w:pict>
              <v:group w14:anchorId="6255D195" id="Group 31776" o:spid="_x0000_s1026" style="position:absolute;left:0;text-align:left;margin-left:0;margin-top:0;width:612pt;height:302.75pt;z-index:251658240;mso-position-horizontal-relative:page;mso-position-vertical-relative:page" coordsize="77724,3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&#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">
                <v:rect id="Rectangle 6" o:spid="_x0000_s1027" style="position:absolute;left:9147;top:5596;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0F879D7" w14:textId="77777777" w:rsidR="00FD6B06" w:rsidRDefault="00FD6B06">
                        <w:pPr>
                          <w:spacing w:after="160" w:line="259" w:lineRule="auto"/>
                          <w:ind w:left="0" w:firstLine="0"/>
                        </w:pPr>
                        <w:r>
                          <w:rPr>
                            <w:sz w:val="16"/>
                          </w:rPr>
                          <w:t xml:space="preserve"> </w:t>
                        </w:r>
                      </w:p>
                    </w:txbxContent>
                  </v:textbox>
                </v:rect>
                <v:shape id="Shape 41609" o:spid="_x0000_s1028" style="position:absolute;width:77724;height:38200;visibility:visible;mso-wrap-style:square;v-text-anchor:top" coordsize="7772400,382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" path="m,l7772400,r,3820033l,3820033,,e" fillcolor="#0072c6" stroked="f" strokeweight="0">
                  <v:stroke miterlimit="83231f" joinstyle="miter"/>
                  <v:path arrowok="t" textboxrect="0,0,7772400,3820033"/>
                </v:shape>
                <v:shape id="Shape 41610" o:spid="_x0000_s1029" style="position:absolute;top:19907;width:43910;height:18261;visibility:visible;mso-wrap-style:square;v-text-anchor:top" coordsize="4391025,182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" path="m,l4391025,r,1826133l,1826133,,e" fillcolor="#00bcf2" stroked="f" strokeweight="0">
                  <v:stroke miterlimit="83231f" joinstyle="miter"/>
                  <v:path arrowok="t" textboxrect="0,0,4391025,182613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style="position:absolute;left:30;top:21153;width:43282;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">
                  <v:imagedata r:id="rId9" o:title=""/>
                </v:shape>
                <v:rect id="Rectangle 44" o:spid="_x0000_s1031" style="position:absolute;left:9640;top:22904;width:33165;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v:textbox>
                </v:rect>
                <v:rect id="Rectangle 45" o:spid="_x0000_s1032" style="position:absolute;left:29556;top:22904;width:101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F564642" w14:textId="77777777" w:rsidR="00FD6B06" w:rsidRDefault="00FD6B06">
                        <w:pPr>
                          <w:spacing w:after="160" w:line="259" w:lineRule="auto"/>
                          <w:ind w:left="0" w:firstLine="0"/>
                        </w:pPr>
                        <w:r>
                          <w:rPr>
                            <w:color w:val="FFFFFF"/>
                            <w:sz w:val="44"/>
                          </w:rPr>
                          <w:t xml:space="preserve"> </w:t>
                        </w:r>
                      </w:p>
                    </w:txbxContent>
                  </v:textbox>
                </v:rect>
                <v:rect id="Rectangle 46" o:spid="_x0000_s1033" style="position:absolute;left:11730;top:27385;width:26503;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65B3FF4" w14:textId="77777777" w:rsidR="00FD6B06" w:rsidRDefault="00FD6B06">
                        <w:pPr>
                          <w:spacing w:after="160" w:line="259" w:lineRule="auto"/>
                          <w:ind w:left="0" w:firstLine="0"/>
                        </w:pPr>
                        <w:r>
                          <w:rPr>
                            <w:color w:val="FFFFFF"/>
                            <w:sz w:val="44"/>
                          </w:rPr>
                          <w:t>Azure Data Lake</w:t>
                        </w:r>
                      </w:p>
                    </w:txbxContent>
                  </v:textbox>
                </v:rect>
                <v:rect id="Rectangle 47" o:spid="_x0000_s1034" style="position:absolute;left:24554;top:27385;width:1016;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01E209A" w14:textId="77777777" w:rsidR="00FD6B06" w:rsidRDefault="00FD6B06">
                        <w:pPr>
                          <w:spacing w:after="160" w:line="259" w:lineRule="auto"/>
                          <w:ind w:left="0" w:firstLine="0"/>
                        </w:pPr>
                        <w:r>
                          <w:rPr>
                            <w:color w:val="FFFFFF"/>
                            <w:sz w:val="44"/>
                          </w:rPr>
                          <w:t xml:space="preserve"> </w:t>
                        </w:r>
                      </w:p>
                    </w:txbxContent>
                  </v:textbox>
                </v:rect>
                <v:shape id="Picture 49" o:spid="_x0000_s1035" type="#_x0000_t75" style="position:absolute;left:2416;top:3238;width:17894;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">
                  <v:imagedata r:id="rId10" o:title=""/>
                </v:shape>
                <w10:wrap type="topAndBottom" anchorx="page" anchory="page"/>
              </v:group>
            </w:pict>
          </mc:Fallback>
        </mc:AlternateContent>
      </w:r>
      <w:r w:rsidR="00CA1699">
        <w:t xml:space="preserve"> </w:t>
      </w:r>
    </w:p>
    <w:p w14:paraId="0FA8DEF2" w14:textId="77777777" w:rsidR="00B62EA1" w:rsidRDefault="00B62EA1" w:rsidP="00FD6B06">
      <w:pPr>
        <w:spacing w:after="137" w:line="259" w:lineRule="auto"/>
        <w:ind w:left="715"/>
        <w:rPr>
          <w:i/>
        </w:rPr>
      </w:pPr>
    </w:p>
    <w:p w14:paraId="5B426009" w14:textId="77777777" w:rsidR="00B62EA1" w:rsidRDefault="00B62EA1" w:rsidP="00FD6B06">
      <w:pPr>
        <w:spacing w:after="137" w:line="259" w:lineRule="auto"/>
        <w:ind w:left="715"/>
        <w:rPr>
          <w:i/>
        </w:rPr>
      </w:pPr>
    </w:p>
    <w:p w14:paraId="53A640E2" w14:textId="77777777" w:rsidR="00B62EA1" w:rsidRDefault="00B62EA1" w:rsidP="00FD6B06">
      <w:pPr>
        <w:spacing w:after="137" w:line="259" w:lineRule="auto"/>
        <w:ind w:left="715"/>
        <w:rPr>
          <w:i/>
        </w:rPr>
      </w:pPr>
    </w:p>
    <w:p w14:paraId="193A9AC3" w14:textId="77777777" w:rsidR="00B62EA1" w:rsidRDefault="00B62EA1" w:rsidP="00FD6B06">
      <w:pPr>
        <w:spacing w:after="137" w:line="259" w:lineRule="auto"/>
        <w:ind w:left="715"/>
        <w:rPr>
          <w:i/>
        </w:rPr>
      </w:pPr>
    </w:p>
    <w:p w14:paraId="31AF2F49" w14:textId="784FF3F7" w:rsidR="00FD6B06" w:rsidRDefault="00CA1699" w:rsidP="00FD6B06">
      <w:pPr>
        <w:spacing w:after="137" w:line="259" w:lineRule="auto"/>
        <w:ind w:left="715"/>
      </w:pPr>
      <w:r>
        <w:rPr>
          <w:i/>
        </w:rPr>
        <w:t>Prepared for</w:t>
      </w:r>
      <w:r>
        <w:t xml:space="preserve"> </w:t>
      </w:r>
    </w:p>
    <w:p w14:paraId="5A6AF4DF" w14:textId="28B5CEC0" w:rsidR="00681A6C" w:rsidRDefault="00B70AE9" w:rsidP="00FD6B06">
      <w:pPr>
        <w:spacing w:after="137" w:line="259" w:lineRule="auto"/>
        <w:ind w:left="715"/>
      </w:pPr>
      <w:r>
        <w:t>Smithfield</w:t>
      </w:r>
    </w:p>
    <w:p w14:paraId="5440EBEC" w14:textId="2B8953B0" w:rsidR="00681A6C" w:rsidRDefault="00B70AE9">
      <w:pPr>
        <w:ind w:right="145"/>
      </w:pPr>
      <w:r>
        <w:t>11/</w:t>
      </w:r>
      <w:r w:rsidR="00EA3926">
        <w:t>1</w:t>
      </w:r>
      <w:r w:rsidR="00F20F13">
        <w:t>2</w:t>
      </w:r>
      <w:r w:rsidR="00130C1B">
        <w:t>/2018</w:t>
      </w:r>
    </w:p>
    <w:p w14:paraId="59A79F90" w14:textId="77F1F59C" w:rsidR="00681A6C" w:rsidRDefault="00CA1699">
      <w:pPr>
        <w:ind w:right="145"/>
      </w:pPr>
      <w:r>
        <w:t xml:space="preserve">Version </w:t>
      </w:r>
      <w:r w:rsidR="00130C1B">
        <w:t>0.</w:t>
      </w:r>
      <w:r w:rsidR="004B36EA">
        <w:t>2</w:t>
      </w:r>
      <w:r w:rsidR="002849F3">
        <w:t>.1</w:t>
      </w:r>
    </w:p>
    <w:p w14:paraId="0EA1478F" w14:textId="77777777" w:rsidR="00681A6C" w:rsidRDefault="00CA1699">
      <w:pPr>
        <w:spacing w:after="139" w:line="259" w:lineRule="auto"/>
        <w:ind w:left="720" w:firstLine="0"/>
      </w:pPr>
      <w:r>
        <w:t xml:space="preserve"> </w:t>
      </w:r>
    </w:p>
    <w:p w14:paraId="5C42F02C" w14:textId="77777777" w:rsidR="00681A6C" w:rsidRDefault="00CA1699">
      <w:pPr>
        <w:spacing w:after="137" w:line="259" w:lineRule="auto"/>
        <w:ind w:left="715"/>
      </w:pPr>
      <w:r>
        <w:rPr>
          <w:i/>
        </w:rPr>
        <w:t xml:space="preserve">Prepared by </w:t>
      </w:r>
    </w:p>
    <w:p w14:paraId="7F8AB375" w14:textId="7A72CAC6" w:rsidR="00130C1B" w:rsidRDefault="00130C1B" w:rsidP="004B36EA">
      <w:pPr>
        <w:spacing w:after="3" w:line="371" w:lineRule="auto"/>
        <w:ind w:right="6048"/>
        <w:rPr>
          <w:b/>
          <w:sz w:val="24"/>
        </w:rPr>
      </w:pPr>
      <w:r w:rsidRPr="00130C1B">
        <w:rPr>
          <w:rFonts w:ascii="Calibri" w:eastAsia="Calibri" w:hAnsi="Calibri" w:cs="Calibri"/>
          <w:noProof/>
          <w:sz w:val="24"/>
        </w:rPr>
        <w:t>Christian Hamson</w:t>
      </w:r>
      <w:r w:rsidR="00CA1699" w:rsidRPr="00130C1B">
        <w:rPr>
          <w:b/>
          <w:sz w:val="24"/>
        </w:rPr>
        <w:t xml:space="preserve"> </w:t>
      </w:r>
    </w:p>
    <w:p w14:paraId="0F049CCE" w14:textId="631FFC7A" w:rsidR="00681A6C" w:rsidRDefault="00CA1699" w:rsidP="004B36EA">
      <w:pPr>
        <w:spacing w:after="3" w:line="371" w:lineRule="auto"/>
        <w:ind w:right="6048"/>
      </w:pPr>
      <w:r>
        <w:t xml:space="preserve">Cloud Solution Architect </w:t>
      </w:r>
      <w:r w:rsidR="00130C1B">
        <w:t>Christian.hamson</w:t>
      </w:r>
      <w:r>
        <w:t xml:space="preserve">@microsoft.com </w:t>
      </w:r>
    </w:p>
    <w:p w14:paraId="3F0055FD" w14:textId="77777777" w:rsidR="00681A6C" w:rsidRDefault="00CA1699">
      <w:pPr>
        <w:spacing w:after="0" w:line="371" w:lineRule="auto"/>
        <w:ind w:left="720" w:right="9301" w:firstLine="0"/>
      </w:pPr>
      <w:r>
        <w:t xml:space="preserve"> </w:t>
      </w:r>
      <w:r>
        <w:rPr>
          <w:b/>
        </w:rPr>
        <w:t xml:space="preserve"> </w:t>
      </w:r>
    </w:p>
    <w:p w14:paraId="27A13F23" w14:textId="3CF198CC" w:rsidR="00681A6C" w:rsidRDefault="00CA1699" w:rsidP="00D2617D">
      <w:pPr>
        <w:spacing w:after="137" w:line="259" w:lineRule="auto"/>
        <w:ind w:left="720" w:firstLine="0"/>
      </w:pPr>
      <w:r>
        <w:rPr>
          <w:b/>
        </w:rPr>
        <w:t xml:space="preserve">  </w:t>
      </w:r>
    </w:p>
    <w:p w14:paraId="6FFFF33C" w14:textId="77777777" w:rsidR="00681A6C" w:rsidRDefault="00CA1699">
      <w:pPr>
        <w:spacing w:after="0" w:line="259" w:lineRule="auto"/>
        <w:ind w:left="720" w:firstLine="0"/>
      </w:pPr>
      <w:r>
        <w:rPr>
          <w:color w:val="808080"/>
          <w:sz w:val="16"/>
        </w:rPr>
        <w:t xml:space="preserve"> </w:t>
      </w:r>
    </w:p>
    <w:p w14:paraId="4923369D" w14:textId="77777777" w:rsidR="00681A6C" w:rsidRDefault="00CA1699">
      <w:pPr>
        <w:spacing w:after="0" w:line="259" w:lineRule="auto"/>
        <w:ind w:left="828" w:firstLine="0"/>
      </w:pPr>
      <w:r>
        <w:rPr>
          <w:noProof/>
        </w:rPr>
        <w:drawing>
          <wp:inline distT="0" distB="0" distL="0" distR="0" wp14:anchorId="32662A76" wp14:editId="1477BDBF">
            <wp:extent cx="1295400" cy="276174"/>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1295400" cy="276174"/>
                    </a:xfrm>
                    <a:prstGeom prst="rect">
                      <a:avLst/>
                    </a:prstGeom>
                  </pic:spPr>
                </pic:pic>
              </a:graphicData>
            </a:graphic>
          </wp:inline>
        </w:drawing>
      </w:r>
      <w:r>
        <w:rPr>
          <w:rFonts w:ascii="Calibri" w:eastAsia="Calibri" w:hAnsi="Calibri" w:cs="Calibri"/>
          <w:color w:val="97999C"/>
          <w:sz w:val="16"/>
        </w:rPr>
        <w:t xml:space="preserve"> </w:t>
      </w:r>
    </w:p>
    <w:p w14:paraId="66F2FB93" w14:textId="77777777" w:rsidR="00681A6C" w:rsidRDefault="00CA1699">
      <w:pPr>
        <w:spacing w:after="151" w:line="259" w:lineRule="auto"/>
        <w:ind w:left="0" w:right="72" w:firstLine="0"/>
        <w:jc w:val="right"/>
      </w:pPr>
      <w:r>
        <w:rPr>
          <w:rFonts w:ascii="Calibri" w:eastAsia="Calibri" w:hAnsi="Calibri" w:cs="Calibri"/>
          <w:sz w:val="16"/>
        </w:rPr>
        <w:t xml:space="preserve"> </w:t>
      </w:r>
    </w:p>
    <w:p w14:paraId="12AA2EBE" w14:textId="77777777" w:rsidR="00681A6C" w:rsidRDefault="00CA1699">
      <w:pPr>
        <w:spacing w:after="46" w:line="259" w:lineRule="auto"/>
        <w:ind w:left="720" w:firstLine="0"/>
      </w:pPr>
      <w:r>
        <w:rPr>
          <w:sz w:val="16"/>
        </w:rPr>
        <w:lastRenderedPageBreak/>
        <w:t xml:space="preserve"> </w:t>
      </w:r>
    </w:p>
    <w:p w14:paraId="25CFD790" w14:textId="77777777" w:rsidR="00681A6C" w:rsidRDefault="00CA1699">
      <w:pPr>
        <w:spacing w:after="219" w:line="259" w:lineRule="auto"/>
        <w:ind w:left="720" w:firstLine="0"/>
      </w:pPr>
      <w:r>
        <w:t xml:space="preserve"> </w:t>
      </w:r>
    </w:p>
    <w:p w14:paraId="318D6D0E" w14:textId="77777777" w:rsidR="00681A6C" w:rsidRDefault="00CA1699">
      <w:pPr>
        <w:spacing w:after="137" w:line="259" w:lineRule="auto"/>
        <w:ind w:left="720" w:firstLine="0"/>
      </w:pPr>
      <w:r>
        <w:t xml:space="preserve"> </w:t>
      </w:r>
    </w:p>
    <w:p w14:paraId="199D7F57" w14:textId="77777777" w:rsidR="00681A6C" w:rsidRDefault="00CA1699">
      <w:pPr>
        <w:spacing w:after="137" w:line="259" w:lineRule="auto"/>
        <w:ind w:left="720" w:firstLine="0"/>
      </w:pPr>
      <w:r>
        <w:t xml:space="preserve"> </w:t>
      </w:r>
    </w:p>
    <w:p w14:paraId="4A2AEA7F" w14:textId="77777777" w:rsidR="00681A6C" w:rsidRDefault="00CA1699">
      <w:pPr>
        <w:spacing w:after="137" w:line="259" w:lineRule="auto"/>
        <w:ind w:left="720" w:firstLine="0"/>
      </w:pPr>
      <w:r>
        <w:t xml:space="preserve"> </w:t>
      </w:r>
    </w:p>
    <w:p w14:paraId="6B72E552" w14:textId="77777777" w:rsidR="00681A6C" w:rsidRDefault="00CA1699">
      <w:pPr>
        <w:spacing w:after="139" w:line="259" w:lineRule="auto"/>
        <w:ind w:left="720" w:firstLine="0"/>
      </w:pPr>
      <w:r>
        <w:t xml:space="preserve"> </w:t>
      </w:r>
    </w:p>
    <w:p w14:paraId="31D47D2A" w14:textId="77777777" w:rsidR="00681A6C" w:rsidRDefault="00CA1699">
      <w:pPr>
        <w:spacing w:after="137" w:line="259" w:lineRule="auto"/>
        <w:ind w:left="720" w:firstLine="0"/>
      </w:pPr>
      <w:r>
        <w:t xml:space="preserve"> </w:t>
      </w:r>
    </w:p>
    <w:p w14:paraId="3FD29032" w14:textId="77777777" w:rsidR="00681A6C" w:rsidRDefault="00CA1699">
      <w:pPr>
        <w:spacing w:after="138" w:line="259" w:lineRule="auto"/>
        <w:ind w:left="720" w:firstLine="0"/>
      </w:pPr>
      <w:r>
        <w:t xml:space="preserve"> </w:t>
      </w:r>
    </w:p>
    <w:p w14:paraId="0BF2A323" w14:textId="77777777" w:rsidR="00681A6C" w:rsidRDefault="00CA1699">
      <w:pPr>
        <w:spacing w:after="137" w:line="259" w:lineRule="auto"/>
        <w:ind w:left="720" w:firstLine="0"/>
      </w:pPr>
      <w:r>
        <w:t xml:space="preserve"> </w:t>
      </w:r>
    </w:p>
    <w:p w14:paraId="76692870" w14:textId="77777777" w:rsidR="00681A6C" w:rsidRDefault="00CA1699">
      <w:pPr>
        <w:spacing w:after="137" w:line="259" w:lineRule="auto"/>
        <w:ind w:left="720" w:firstLine="0"/>
      </w:pPr>
      <w:r>
        <w:t xml:space="preserve"> </w:t>
      </w:r>
    </w:p>
    <w:p w14:paraId="3B414FC4" w14:textId="77777777" w:rsidR="00681A6C" w:rsidRDefault="00CA1699">
      <w:pPr>
        <w:spacing w:after="139" w:line="259" w:lineRule="auto"/>
        <w:ind w:left="720" w:firstLine="0"/>
      </w:pPr>
      <w:r>
        <w:t xml:space="preserve"> </w:t>
      </w:r>
    </w:p>
    <w:p w14:paraId="539DEE70" w14:textId="77777777" w:rsidR="00681A6C" w:rsidRDefault="00CA1699">
      <w:pPr>
        <w:spacing w:after="137" w:line="259" w:lineRule="auto"/>
        <w:ind w:left="720" w:firstLine="0"/>
      </w:pPr>
      <w:r>
        <w:t xml:space="preserve"> </w:t>
      </w:r>
    </w:p>
    <w:p w14:paraId="6CD12F87" w14:textId="77777777" w:rsidR="00681A6C" w:rsidRDefault="00CA1699">
      <w:pPr>
        <w:spacing w:after="137" w:line="259" w:lineRule="auto"/>
        <w:ind w:left="720" w:firstLine="0"/>
      </w:pPr>
      <w:r>
        <w:t xml:space="preserve"> </w:t>
      </w:r>
    </w:p>
    <w:p w14:paraId="30193D03" w14:textId="77777777" w:rsidR="00681A6C" w:rsidRDefault="00CA1699">
      <w:pPr>
        <w:spacing w:after="157" w:line="259" w:lineRule="auto"/>
        <w:ind w:left="720" w:firstLine="0"/>
      </w:pPr>
      <w:r>
        <w:t xml:space="preserve"> </w:t>
      </w:r>
    </w:p>
    <w:p w14:paraId="53467661" w14:textId="77777777" w:rsidR="00681A6C" w:rsidRDefault="00CA1699">
      <w:pPr>
        <w:spacing w:after="137" w:line="259" w:lineRule="auto"/>
        <w:ind w:left="720" w:firstLine="0"/>
      </w:pPr>
      <w:r>
        <w:t xml:space="preserve"> </w:t>
      </w:r>
      <w:r>
        <w:tab/>
        <w:t xml:space="preserve"> </w:t>
      </w:r>
    </w:p>
    <w:p w14:paraId="51383C5B" w14:textId="77777777" w:rsidR="00681A6C" w:rsidRDefault="00CA1699">
      <w:pPr>
        <w:spacing w:after="843" w:line="259" w:lineRule="auto"/>
        <w:ind w:left="720" w:firstLine="0"/>
      </w:pPr>
      <w:r>
        <w:t xml:space="preserve"> </w:t>
      </w:r>
    </w:p>
    <w:p w14:paraId="75705615" w14:textId="77777777" w:rsidR="00681A6C" w:rsidRDefault="00CA1699">
      <w:pPr>
        <w:spacing w:after="109" w:line="249" w:lineRule="auto"/>
        <w:ind w:left="715"/>
      </w:pPr>
      <w:r>
        <w:rPr>
          <w:color w:val="808080"/>
          <w:sz w:val="18"/>
        </w:rPr>
        <w:t xml:space="preserve">MICROSOFT MAKES NO WARRANTIES, EXPRESS OR IMPLIED, IN THIS DOCUMENT.  </w:t>
      </w:r>
    </w:p>
    <w:p w14:paraId="71A35A76" w14:textId="77777777" w:rsidR="00681A6C" w:rsidRDefault="00CA1699">
      <w:pPr>
        <w:spacing w:after="109" w:line="249" w:lineRule="auto"/>
        <w:ind w:left="715"/>
      </w:pPr>
      <w:r>
        <w:rPr>
          <w:color w:val="808080"/>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2D2645E" w14:textId="77777777" w:rsidR="00681A6C" w:rsidRDefault="00CA1699">
      <w:pPr>
        <w:spacing w:after="109" w:line="249" w:lineRule="auto"/>
        <w:ind w:left="715"/>
      </w:pPr>
      <w:r>
        <w:rPr>
          <w:color w:val="808080"/>
          <w:sz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C613B98" w14:textId="77777777" w:rsidR="00681A6C" w:rsidRDefault="00CA1699">
      <w:pPr>
        <w:spacing w:after="109" w:line="249" w:lineRule="auto"/>
        <w:ind w:left="715" w:right="229"/>
      </w:pPr>
      <w:r>
        <w:rPr>
          <w:color w:val="808080"/>
          <w:sz w:val="18"/>
        </w:rPr>
        <w:t xml:space="preserve">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w:t>
      </w:r>
    </w:p>
    <w:p w14:paraId="39382111" w14:textId="01B938A6" w:rsidR="00681A6C" w:rsidRDefault="00CA1699">
      <w:pPr>
        <w:spacing w:after="109" w:line="249" w:lineRule="auto"/>
        <w:ind w:left="715"/>
      </w:pPr>
      <w:r>
        <w:rPr>
          <w:color w:val="808080"/>
          <w:sz w:val="18"/>
        </w:rPr>
        <w:t>© 201</w:t>
      </w:r>
      <w:r w:rsidR="00D2617D">
        <w:rPr>
          <w:color w:val="808080"/>
          <w:sz w:val="18"/>
        </w:rPr>
        <w:t>8</w:t>
      </w:r>
      <w:r>
        <w:rPr>
          <w:color w:val="808080"/>
          <w:sz w:val="18"/>
        </w:rPr>
        <w:t xml:space="preserve"> Microsoft Corporation. All rights reserved. Any use or distribution of these materials without express authorization of Microsoft Corp. is strictly prohibited. </w:t>
      </w:r>
    </w:p>
    <w:p w14:paraId="395963EA" w14:textId="77777777" w:rsidR="00681A6C" w:rsidRDefault="00CA1699">
      <w:pPr>
        <w:spacing w:after="0" w:line="249" w:lineRule="auto"/>
        <w:ind w:left="715"/>
      </w:pPr>
      <w:r>
        <w:rPr>
          <w:color w:val="808080"/>
          <w:sz w:val="18"/>
        </w:rPr>
        <w:t xml:space="preserve">Microsoft and Windows are either registered trademarks or trademarks of Microsoft Corporation in the United States and/or other countries. </w:t>
      </w:r>
    </w:p>
    <w:p w14:paraId="355AE093" w14:textId="77777777" w:rsidR="00681A6C" w:rsidRDefault="00CA1699">
      <w:pPr>
        <w:spacing w:after="75" w:line="259" w:lineRule="auto"/>
        <w:ind w:left="692" w:right="-28" w:firstLine="0"/>
      </w:pPr>
      <w:r>
        <w:rPr>
          <w:rFonts w:ascii="Calibri" w:eastAsia="Calibri" w:hAnsi="Calibri" w:cs="Calibri"/>
          <w:noProof/>
        </w:rPr>
        <mc:AlternateContent>
          <mc:Choice Requires="wpg">
            <w:drawing>
              <wp:inline distT="0" distB="0" distL="0" distR="0" wp14:anchorId="50B709CC" wp14:editId="18FFC6E8">
                <wp:extent cx="5981065" cy="6096"/>
                <wp:effectExtent l="0" t="0" r="0" b="0"/>
                <wp:docPr id="31833" name="Group 318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13" name="Shape 416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mv="urn:schemas-microsoft-com:mac:vml" xmlns:mo="http://schemas.microsoft.com/office/mac/office/2008/main">
            <w:pict>
              <v:group w14:anchorId="55B3932B" id="Group 3183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">
                <v:shape id="Shape 416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7A6635B3" w14:textId="77777777" w:rsidR="00681A6C" w:rsidRDefault="00CA1699">
      <w:pPr>
        <w:spacing w:after="0" w:line="259" w:lineRule="auto"/>
        <w:ind w:left="0" w:firstLine="0"/>
        <w:jc w:val="right"/>
      </w:pPr>
      <w:r>
        <w:rPr>
          <w:color w:val="808080"/>
          <w:sz w:val="16"/>
        </w:rPr>
        <w:t xml:space="preserve">ii </w:t>
      </w:r>
    </w:p>
    <w:p w14:paraId="3E270D1D" w14:textId="77777777" w:rsidR="00681A6C" w:rsidRDefault="00CA1699">
      <w:pPr>
        <w:spacing w:after="120" w:line="238" w:lineRule="auto"/>
        <w:ind w:left="720" w:right="6747" w:firstLine="0"/>
      </w:pPr>
      <w:r>
        <w:rPr>
          <w:color w:val="808080"/>
          <w:sz w:val="16"/>
        </w:rPr>
        <w:t xml:space="preserve">How to organize an Azure Data Lake  </w:t>
      </w:r>
    </w:p>
    <w:p w14:paraId="4F56B296" w14:textId="22AE0734" w:rsidR="00681A6C" w:rsidRDefault="00FD6B06" w:rsidP="00EA3926">
      <w:pPr>
        <w:spacing w:after="0" w:line="259" w:lineRule="auto"/>
        <w:ind w:left="720" w:firstLine="0"/>
      </w:pPr>
      <w:r>
        <w:rPr>
          <w:color w:val="008AC8"/>
          <w:sz w:val="36"/>
        </w:rPr>
        <w:br w:type="page"/>
      </w:r>
      <w:r w:rsidR="00CA1699">
        <w:rPr>
          <w:color w:val="008AC8"/>
          <w:sz w:val="36"/>
        </w:rPr>
        <w:lastRenderedPageBreak/>
        <w:t xml:space="preserve">Revision and Signoff Sheet </w:t>
      </w:r>
    </w:p>
    <w:p w14:paraId="4C0DF5A4" w14:textId="77777777" w:rsidR="00681A6C" w:rsidRDefault="00CA1699" w:rsidP="00FD6B06">
      <w:pPr>
        <w:spacing w:after="0" w:line="259" w:lineRule="auto"/>
        <w:ind w:left="372" w:firstLine="348"/>
      </w:pPr>
      <w:r>
        <w:rPr>
          <w:color w:val="008AC8"/>
          <w:sz w:val="28"/>
        </w:rPr>
        <w:t xml:space="preserve">Change Record </w:t>
      </w:r>
    </w:p>
    <w:tbl>
      <w:tblPr>
        <w:tblStyle w:val="TableGrid"/>
        <w:tblW w:w="9453" w:type="dxa"/>
        <w:tblInd w:w="720" w:type="dxa"/>
        <w:tblCellMar>
          <w:right w:w="115" w:type="dxa"/>
        </w:tblCellMar>
        <w:tblLook w:val="04A0" w:firstRow="1" w:lastRow="0" w:firstColumn="1" w:lastColumn="0" w:noHBand="0" w:noVBand="1"/>
      </w:tblPr>
      <w:tblGrid>
        <w:gridCol w:w="1277"/>
        <w:gridCol w:w="2432"/>
        <w:gridCol w:w="1169"/>
        <w:gridCol w:w="4575"/>
      </w:tblGrid>
      <w:tr w:rsidR="00681A6C" w14:paraId="3186848D" w14:textId="77777777">
        <w:trPr>
          <w:trHeight w:val="499"/>
        </w:trPr>
        <w:tc>
          <w:tcPr>
            <w:tcW w:w="1277" w:type="dxa"/>
            <w:tcBorders>
              <w:top w:val="nil"/>
              <w:left w:val="nil"/>
              <w:bottom w:val="nil"/>
              <w:right w:val="nil"/>
            </w:tcBorders>
            <w:shd w:val="clear" w:color="auto" w:fill="008AC8"/>
            <w:vAlign w:val="center"/>
          </w:tcPr>
          <w:p w14:paraId="4E95638D" w14:textId="77777777" w:rsidR="00681A6C" w:rsidRDefault="00CA1699">
            <w:pPr>
              <w:spacing w:after="0" w:line="259" w:lineRule="auto"/>
              <w:ind w:left="108" w:firstLine="0"/>
            </w:pPr>
            <w:r>
              <w:rPr>
                <w:color w:val="FFFFFF"/>
                <w:sz w:val="18"/>
              </w:rPr>
              <w:t xml:space="preserve">Date </w:t>
            </w:r>
          </w:p>
        </w:tc>
        <w:tc>
          <w:tcPr>
            <w:tcW w:w="2432" w:type="dxa"/>
            <w:tcBorders>
              <w:top w:val="nil"/>
              <w:left w:val="nil"/>
              <w:bottom w:val="nil"/>
              <w:right w:val="nil"/>
            </w:tcBorders>
            <w:shd w:val="clear" w:color="auto" w:fill="008AC8"/>
            <w:vAlign w:val="center"/>
          </w:tcPr>
          <w:p w14:paraId="5419034B" w14:textId="77777777" w:rsidR="00681A6C" w:rsidRDefault="00CA1699">
            <w:pPr>
              <w:spacing w:after="0" w:line="259" w:lineRule="auto"/>
              <w:ind w:left="0" w:firstLine="0"/>
            </w:pPr>
            <w:r>
              <w:rPr>
                <w:color w:val="FFFFFF"/>
                <w:sz w:val="18"/>
              </w:rPr>
              <w:t xml:space="preserve">Author </w:t>
            </w:r>
          </w:p>
        </w:tc>
        <w:tc>
          <w:tcPr>
            <w:tcW w:w="1169" w:type="dxa"/>
            <w:tcBorders>
              <w:top w:val="nil"/>
              <w:left w:val="nil"/>
              <w:bottom w:val="nil"/>
              <w:right w:val="nil"/>
            </w:tcBorders>
            <w:shd w:val="clear" w:color="auto" w:fill="008AC8"/>
            <w:vAlign w:val="center"/>
          </w:tcPr>
          <w:p w14:paraId="5EA043BD" w14:textId="77777777" w:rsidR="00681A6C" w:rsidRDefault="00CA1699">
            <w:pPr>
              <w:spacing w:after="0" w:line="259" w:lineRule="auto"/>
              <w:ind w:left="0" w:firstLine="0"/>
            </w:pPr>
            <w:r>
              <w:rPr>
                <w:color w:val="FFFFFF"/>
                <w:sz w:val="18"/>
              </w:rPr>
              <w:t xml:space="preserve">Version </w:t>
            </w:r>
          </w:p>
        </w:tc>
        <w:tc>
          <w:tcPr>
            <w:tcW w:w="4575" w:type="dxa"/>
            <w:tcBorders>
              <w:top w:val="nil"/>
              <w:left w:val="nil"/>
              <w:bottom w:val="nil"/>
              <w:right w:val="nil"/>
            </w:tcBorders>
            <w:shd w:val="clear" w:color="auto" w:fill="008AC8"/>
            <w:vAlign w:val="center"/>
          </w:tcPr>
          <w:p w14:paraId="45538E4A" w14:textId="77777777" w:rsidR="00681A6C" w:rsidRDefault="00CA1699">
            <w:pPr>
              <w:spacing w:after="0" w:line="259" w:lineRule="auto"/>
              <w:ind w:left="0" w:firstLine="0"/>
            </w:pPr>
            <w:r>
              <w:rPr>
                <w:color w:val="FFFFFF"/>
                <w:sz w:val="18"/>
              </w:rPr>
              <w:t xml:space="preserve">Change Reference </w:t>
            </w:r>
          </w:p>
        </w:tc>
      </w:tr>
      <w:tr w:rsidR="00681A6C" w14:paraId="58FEF5FC" w14:textId="77777777">
        <w:trPr>
          <w:trHeight w:val="485"/>
        </w:trPr>
        <w:tc>
          <w:tcPr>
            <w:tcW w:w="1277" w:type="dxa"/>
            <w:tcBorders>
              <w:top w:val="nil"/>
              <w:left w:val="nil"/>
              <w:bottom w:val="single" w:sz="4" w:space="0" w:color="008AC8"/>
              <w:right w:val="nil"/>
            </w:tcBorders>
            <w:vAlign w:val="center"/>
          </w:tcPr>
          <w:p w14:paraId="1097DCA2" w14:textId="77777777" w:rsidR="00681A6C" w:rsidRDefault="00CA1699">
            <w:pPr>
              <w:spacing w:after="0" w:line="259" w:lineRule="auto"/>
              <w:ind w:left="108" w:firstLine="0"/>
            </w:pPr>
            <w:r>
              <w:rPr>
                <w:sz w:val="16"/>
              </w:rPr>
              <w:t xml:space="preserve">2018-01-03 </w:t>
            </w:r>
          </w:p>
        </w:tc>
        <w:tc>
          <w:tcPr>
            <w:tcW w:w="2432" w:type="dxa"/>
            <w:tcBorders>
              <w:top w:val="nil"/>
              <w:left w:val="nil"/>
              <w:bottom w:val="single" w:sz="4" w:space="0" w:color="008AC8"/>
              <w:right w:val="nil"/>
            </w:tcBorders>
            <w:vAlign w:val="center"/>
          </w:tcPr>
          <w:p w14:paraId="2CF7EA4D" w14:textId="77777777" w:rsidR="00681A6C" w:rsidRDefault="00CA1699">
            <w:pPr>
              <w:spacing w:after="0" w:line="259" w:lineRule="auto"/>
              <w:ind w:left="0" w:firstLine="0"/>
            </w:pPr>
            <w:r>
              <w:rPr>
                <w:sz w:val="16"/>
              </w:rPr>
              <w:t xml:space="preserve">Jan </w:t>
            </w:r>
            <w:proofErr w:type="spellStart"/>
            <w:r>
              <w:rPr>
                <w:sz w:val="16"/>
              </w:rPr>
              <w:t>Cordtz</w:t>
            </w:r>
            <w:proofErr w:type="spellEnd"/>
            <w:r>
              <w:rPr>
                <w:sz w:val="16"/>
              </w:rPr>
              <w:t xml:space="preserve"> </w:t>
            </w:r>
          </w:p>
        </w:tc>
        <w:tc>
          <w:tcPr>
            <w:tcW w:w="1169" w:type="dxa"/>
            <w:tcBorders>
              <w:top w:val="nil"/>
              <w:left w:val="nil"/>
              <w:bottom w:val="single" w:sz="4" w:space="0" w:color="008AC8"/>
              <w:right w:val="nil"/>
            </w:tcBorders>
            <w:vAlign w:val="center"/>
          </w:tcPr>
          <w:p w14:paraId="3DE44F55" w14:textId="3EC5338A" w:rsidR="00681A6C" w:rsidRDefault="00FA5D97">
            <w:pPr>
              <w:spacing w:after="0" w:line="259" w:lineRule="auto"/>
              <w:ind w:left="0" w:firstLine="0"/>
            </w:pPr>
            <w:r>
              <w:rPr>
                <w:sz w:val="18"/>
              </w:rPr>
              <w:t>0.</w:t>
            </w:r>
            <w:r w:rsidR="00CA1699">
              <w:rPr>
                <w:sz w:val="18"/>
              </w:rPr>
              <w:t>1</w:t>
            </w:r>
            <w:r w:rsidR="00CA1699">
              <w:rPr>
                <w:sz w:val="16"/>
              </w:rPr>
              <w:t xml:space="preserve"> </w:t>
            </w:r>
          </w:p>
        </w:tc>
        <w:tc>
          <w:tcPr>
            <w:tcW w:w="4575" w:type="dxa"/>
            <w:tcBorders>
              <w:top w:val="nil"/>
              <w:left w:val="nil"/>
              <w:bottom w:val="single" w:sz="4" w:space="0" w:color="008AC8"/>
              <w:right w:val="nil"/>
            </w:tcBorders>
            <w:vAlign w:val="center"/>
          </w:tcPr>
          <w:p w14:paraId="7AC45507" w14:textId="5E289586" w:rsidR="00681A6C" w:rsidRDefault="00FA5D97">
            <w:pPr>
              <w:spacing w:after="0" w:line="259" w:lineRule="auto"/>
              <w:ind w:left="0" w:firstLine="0"/>
            </w:pPr>
            <w:r>
              <w:rPr>
                <w:sz w:val="18"/>
              </w:rPr>
              <w:t>Draft version</w:t>
            </w:r>
            <w:r w:rsidR="00CA1699">
              <w:rPr>
                <w:sz w:val="16"/>
              </w:rPr>
              <w:t xml:space="preserve"> </w:t>
            </w:r>
          </w:p>
        </w:tc>
      </w:tr>
    </w:tbl>
    <w:p w14:paraId="482FBBE8" w14:textId="4E13857A" w:rsidR="00681A6C" w:rsidRDefault="00A37641">
      <w:pPr>
        <w:spacing w:after="0" w:line="259" w:lineRule="auto"/>
        <w:ind w:left="828" w:firstLine="0"/>
      </w:pPr>
      <w:r>
        <w:rPr>
          <w:sz w:val="16"/>
        </w:rPr>
        <w:t>2018-11-1</w:t>
      </w:r>
      <w:r w:rsidR="00A92AF7">
        <w:rPr>
          <w:sz w:val="16"/>
        </w:rPr>
        <w:t>2</w:t>
      </w:r>
      <w:r>
        <w:rPr>
          <w:sz w:val="16"/>
        </w:rPr>
        <w:t xml:space="preserve"> </w:t>
      </w:r>
      <w:r w:rsidR="00D22A08">
        <w:rPr>
          <w:sz w:val="16"/>
        </w:rPr>
        <w:t xml:space="preserve">       </w:t>
      </w:r>
      <w:r>
        <w:rPr>
          <w:sz w:val="16"/>
        </w:rPr>
        <w:t>Christian Hamson</w:t>
      </w:r>
      <w:r>
        <w:rPr>
          <w:sz w:val="16"/>
        </w:rPr>
        <w:tab/>
      </w:r>
      <w:r>
        <w:rPr>
          <w:sz w:val="16"/>
        </w:rPr>
        <w:tab/>
      </w:r>
      <w:r w:rsidR="00D22A08">
        <w:rPr>
          <w:sz w:val="16"/>
        </w:rPr>
        <w:t xml:space="preserve">   </w:t>
      </w:r>
      <w:r>
        <w:rPr>
          <w:sz w:val="16"/>
        </w:rPr>
        <w:t>0.2.1</w:t>
      </w:r>
      <w:r>
        <w:rPr>
          <w:sz w:val="16"/>
        </w:rPr>
        <w:tab/>
      </w:r>
      <w:r>
        <w:rPr>
          <w:sz w:val="16"/>
        </w:rPr>
        <w:tab/>
      </w:r>
      <w:r w:rsidR="005156F8">
        <w:rPr>
          <w:sz w:val="16"/>
        </w:rPr>
        <w:t>Included information from Chad</w:t>
      </w:r>
      <w:r w:rsidR="00110C2C">
        <w:rPr>
          <w:sz w:val="16"/>
        </w:rPr>
        <w:t xml:space="preserve"> </w:t>
      </w:r>
      <w:proofErr w:type="spellStart"/>
      <w:r w:rsidR="00110C2C">
        <w:rPr>
          <w:sz w:val="16"/>
        </w:rPr>
        <w:t>Gronbach</w:t>
      </w:r>
      <w:proofErr w:type="spellEnd"/>
      <w:r w:rsidR="00110C2C">
        <w:rPr>
          <w:sz w:val="16"/>
        </w:rPr>
        <w:t xml:space="preserve">, Chief Technology </w:t>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t>Architect</w:t>
      </w:r>
      <w:r w:rsidR="00884296">
        <w:rPr>
          <w:sz w:val="16"/>
        </w:rPr>
        <w:t xml:space="preserve">, </w:t>
      </w:r>
      <w:r w:rsidR="00555C63">
        <w:rPr>
          <w:sz w:val="16"/>
        </w:rPr>
        <w:t>Added ADLS gen 2 information, Added scrubbed</w:t>
      </w:r>
      <w:r w:rsidR="00884296">
        <w:rPr>
          <w:sz w:val="16"/>
        </w:rPr>
        <w:t xml:space="preserve">                               </w:t>
      </w:r>
      <w:r w:rsidR="005C022F">
        <w:rPr>
          <w:sz w:val="16"/>
        </w:rPr>
        <w:t xml:space="preserve">     </w:t>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D57D60">
        <w:rPr>
          <w:sz w:val="16"/>
        </w:rPr>
        <w:t>information from previous Data Lake deployment.</w:t>
      </w:r>
      <w:r w:rsidR="00CA1699">
        <w:rPr>
          <w:sz w:val="16"/>
        </w:rPr>
        <w:t xml:space="preserve"> </w:t>
      </w:r>
    </w:p>
    <w:p w14:paraId="6A489AAE" w14:textId="77777777" w:rsidR="00681A6C" w:rsidRDefault="00CA1699">
      <w:pPr>
        <w:spacing w:after="197" w:line="259" w:lineRule="auto"/>
        <w:ind w:left="706" w:right="-91" w:firstLine="0"/>
      </w:pPr>
      <w:r>
        <w:rPr>
          <w:rFonts w:ascii="Calibri" w:eastAsia="Calibri" w:hAnsi="Calibri" w:cs="Calibri"/>
          <w:noProof/>
        </w:rPr>
        <mc:AlternateContent>
          <mc:Choice Requires="wpg">
            <w:drawing>
              <wp:inline distT="0" distB="0" distL="0" distR="0" wp14:anchorId="277E660F" wp14:editId="371E14A2">
                <wp:extent cx="6011622" cy="593217"/>
                <wp:effectExtent l="0" t="0" r="0" b="0"/>
                <wp:docPr id="32497" name="Group 32497"/>
                <wp:cNvGraphicFramePr/>
                <a:graphic xmlns:a="http://schemas.openxmlformats.org/drawingml/2006/main">
                  <a:graphicData uri="http://schemas.microsoft.com/office/word/2010/wordprocessingGroup">
                    <wpg:wgp>
                      <wpg:cNvGrpSpPr/>
                      <wpg:grpSpPr>
                        <a:xfrm>
                          <a:off x="0" y="0"/>
                          <a:ext cx="6011622" cy="593217"/>
                          <a:chOff x="0" y="0"/>
                          <a:chExt cx="6011622" cy="593217"/>
                        </a:xfrm>
                      </wpg:grpSpPr>
                      <wps:wsp>
                        <wps:cNvPr id="198" name="Rectangle 198"/>
                        <wps:cNvSpPr/>
                        <wps:spPr>
                          <a:xfrm>
                            <a:off x="77724" y="117686"/>
                            <a:ext cx="37210" cy="132952"/>
                          </a:xfrm>
                          <a:prstGeom prst="rect">
                            <a:avLst/>
                          </a:prstGeom>
                          <a:ln>
                            <a:noFill/>
                          </a:ln>
                        </wps:spPr>
                        <wps:txbx>
                          <w:txbxContent>
                            <w:p w14:paraId="1F0F67D4"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199" name="Rectangle 199"/>
                        <wps:cNvSpPr/>
                        <wps:spPr>
                          <a:xfrm>
                            <a:off x="819861" y="117686"/>
                            <a:ext cx="37210" cy="132952"/>
                          </a:xfrm>
                          <a:prstGeom prst="rect">
                            <a:avLst/>
                          </a:prstGeom>
                          <a:ln>
                            <a:noFill/>
                          </a:ln>
                        </wps:spPr>
                        <wps:txbx>
                          <w:txbxContent>
                            <w:p w14:paraId="2F54094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0" name="Rectangle 200"/>
                        <wps:cNvSpPr/>
                        <wps:spPr>
                          <a:xfrm>
                            <a:off x="2364054" y="117686"/>
                            <a:ext cx="37210" cy="132952"/>
                          </a:xfrm>
                          <a:prstGeom prst="rect">
                            <a:avLst/>
                          </a:prstGeom>
                          <a:ln>
                            <a:noFill/>
                          </a:ln>
                        </wps:spPr>
                        <wps:txbx>
                          <w:txbxContent>
                            <w:p w14:paraId="5FBAEEE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1" name="Rectangle 201"/>
                        <wps:cNvSpPr/>
                        <wps:spPr>
                          <a:xfrm>
                            <a:off x="3106243" y="117686"/>
                            <a:ext cx="37210" cy="132952"/>
                          </a:xfrm>
                          <a:prstGeom prst="rect">
                            <a:avLst/>
                          </a:prstGeom>
                          <a:ln>
                            <a:noFill/>
                          </a:ln>
                        </wps:spPr>
                        <wps:txbx>
                          <w:txbxContent>
                            <w:p w14:paraId="2C7172D0"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15" name="Shape 41615"/>
                        <wps:cNvSpPr/>
                        <wps:spPr>
                          <a:xfrm>
                            <a:off x="9144" y="0"/>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6" name="Shape 41616"/>
                        <wps:cNvSpPr/>
                        <wps:spPr>
                          <a:xfrm>
                            <a:off x="752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7" name="Shape 41617"/>
                        <wps:cNvSpPr/>
                        <wps:spPr>
                          <a:xfrm>
                            <a:off x="758901" y="0"/>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8" name="Shape 41618"/>
                        <wps:cNvSpPr/>
                        <wps:spPr>
                          <a:xfrm>
                            <a:off x="22954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9" name="Shape 41619"/>
                        <wps:cNvSpPr/>
                        <wps:spPr>
                          <a:xfrm>
                            <a:off x="2301570"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0" name="Shape 41620"/>
                        <wps:cNvSpPr/>
                        <wps:spPr>
                          <a:xfrm>
                            <a:off x="303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1" name="Shape 41621"/>
                        <wps:cNvSpPr/>
                        <wps:spPr>
                          <a:xfrm>
                            <a:off x="3045282" y="0"/>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09" name="Rectangle 209"/>
                        <wps:cNvSpPr/>
                        <wps:spPr>
                          <a:xfrm>
                            <a:off x="77724" y="412199"/>
                            <a:ext cx="37210" cy="132952"/>
                          </a:xfrm>
                          <a:prstGeom prst="rect">
                            <a:avLst/>
                          </a:prstGeom>
                          <a:ln>
                            <a:noFill/>
                          </a:ln>
                        </wps:spPr>
                        <wps:txbx>
                          <w:txbxContent>
                            <w:p w14:paraId="34E9CD0D"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0" name="Rectangle 210"/>
                        <wps:cNvSpPr/>
                        <wps:spPr>
                          <a:xfrm>
                            <a:off x="819861" y="412199"/>
                            <a:ext cx="37210" cy="132952"/>
                          </a:xfrm>
                          <a:prstGeom prst="rect">
                            <a:avLst/>
                          </a:prstGeom>
                          <a:ln>
                            <a:noFill/>
                          </a:ln>
                        </wps:spPr>
                        <wps:txbx>
                          <w:txbxContent>
                            <w:p w14:paraId="3B1A697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1" name="Rectangle 211"/>
                        <wps:cNvSpPr/>
                        <wps:spPr>
                          <a:xfrm>
                            <a:off x="2364054" y="412199"/>
                            <a:ext cx="37210" cy="132952"/>
                          </a:xfrm>
                          <a:prstGeom prst="rect">
                            <a:avLst/>
                          </a:prstGeom>
                          <a:ln>
                            <a:noFill/>
                          </a:ln>
                        </wps:spPr>
                        <wps:txbx>
                          <w:txbxContent>
                            <w:p w14:paraId="54B24A6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2" name="Rectangle 212"/>
                        <wps:cNvSpPr/>
                        <wps:spPr>
                          <a:xfrm>
                            <a:off x="3106243" y="412199"/>
                            <a:ext cx="37210" cy="132952"/>
                          </a:xfrm>
                          <a:prstGeom prst="rect">
                            <a:avLst/>
                          </a:prstGeom>
                          <a:ln>
                            <a:noFill/>
                          </a:ln>
                        </wps:spPr>
                        <wps:txbx>
                          <w:txbxContent>
                            <w:p w14:paraId="13719B9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22" name="Shape 41622"/>
                        <wps:cNvSpPr/>
                        <wps:spPr>
                          <a:xfrm>
                            <a:off x="9144" y="292608"/>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3" name="Shape 41623"/>
                        <wps:cNvSpPr/>
                        <wps:spPr>
                          <a:xfrm>
                            <a:off x="752805"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4" name="Shape 41624"/>
                        <wps:cNvSpPr/>
                        <wps:spPr>
                          <a:xfrm>
                            <a:off x="758901" y="292608"/>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5" name="Shape 41625"/>
                        <wps:cNvSpPr/>
                        <wps:spPr>
                          <a:xfrm>
                            <a:off x="2295474"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6" name="Shape 41626"/>
                        <wps:cNvSpPr/>
                        <wps:spPr>
                          <a:xfrm>
                            <a:off x="2301570" y="292608"/>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7" name="Shape 41627"/>
                        <wps:cNvSpPr/>
                        <wps:spPr>
                          <a:xfrm>
                            <a:off x="3039186"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8" name="Shape 41628"/>
                        <wps:cNvSpPr/>
                        <wps:spPr>
                          <a:xfrm>
                            <a:off x="3045282" y="292608"/>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9" name="Shape 41629"/>
                        <wps:cNvSpPr/>
                        <wps:spPr>
                          <a:xfrm>
                            <a:off x="0" y="587121"/>
                            <a:ext cx="752856" cy="9144"/>
                          </a:xfrm>
                          <a:custGeom>
                            <a:avLst/>
                            <a:gdLst/>
                            <a:ahLst/>
                            <a:cxnLst/>
                            <a:rect l="0" t="0" r="0" b="0"/>
                            <a:pathLst>
                              <a:path w="752856" h="9144">
                                <a:moveTo>
                                  <a:pt x="0" y="0"/>
                                </a:moveTo>
                                <a:lnTo>
                                  <a:pt x="752856" y="0"/>
                                </a:lnTo>
                                <a:lnTo>
                                  <a:pt x="75285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0" name="Shape 41630"/>
                        <wps:cNvSpPr/>
                        <wps:spPr>
                          <a:xfrm>
                            <a:off x="743661"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1" name="Shape 41631"/>
                        <wps:cNvSpPr/>
                        <wps:spPr>
                          <a:xfrm>
                            <a:off x="749757" y="587121"/>
                            <a:ext cx="1545590" cy="9144"/>
                          </a:xfrm>
                          <a:custGeom>
                            <a:avLst/>
                            <a:gdLst/>
                            <a:ahLst/>
                            <a:cxnLst/>
                            <a:rect l="0" t="0" r="0" b="0"/>
                            <a:pathLst>
                              <a:path w="1545590" h="9144">
                                <a:moveTo>
                                  <a:pt x="0" y="0"/>
                                </a:moveTo>
                                <a:lnTo>
                                  <a:pt x="1545590" y="0"/>
                                </a:lnTo>
                                <a:lnTo>
                                  <a:pt x="15455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2" name="Shape 41632"/>
                        <wps:cNvSpPr/>
                        <wps:spPr>
                          <a:xfrm>
                            <a:off x="2286330"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3" name="Shape 41633"/>
                        <wps:cNvSpPr/>
                        <wps:spPr>
                          <a:xfrm>
                            <a:off x="2292426" y="587121"/>
                            <a:ext cx="746760" cy="9144"/>
                          </a:xfrm>
                          <a:custGeom>
                            <a:avLst/>
                            <a:gdLst/>
                            <a:ahLst/>
                            <a:cxnLst/>
                            <a:rect l="0" t="0" r="0" b="0"/>
                            <a:pathLst>
                              <a:path w="746760" h="9144">
                                <a:moveTo>
                                  <a:pt x="0" y="0"/>
                                </a:moveTo>
                                <a:lnTo>
                                  <a:pt x="746760" y="0"/>
                                </a:lnTo>
                                <a:lnTo>
                                  <a:pt x="74676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4" name="Shape 41634"/>
                        <wps:cNvSpPr/>
                        <wps:spPr>
                          <a:xfrm>
                            <a:off x="3030043"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5" name="Shape 41635"/>
                        <wps:cNvSpPr/>
                        <wps:spPr>
                          <a:xfrm>
                            <a:off x="3036138" y="587121"/>
                            <a:ext cx="2975483" cy="9144"/>
                          </a:xfrm>
                          <a:custGeom>
                            <a:avLst/>
                            <a:gdLst/>
                            <a:ahLst/>
                            <a:cxnLst/>
                            <a:rect l="0" t="0" r="0" b="0"/>
                            <a:pathLst>
                              <a:path w="2975483" h="9144">
                                <a:moveTo>
                                  <a:pt x="0" y="0"/>
                                </a:moveTo>
                                <a:lnTo>
                                  <a:pt x="2975483" y="0"/>
                                </a:lnTo>
                                <a:lnTo>
                                  <a:pt x="2975483"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277E660F" id="Group 32497" o:spid="_x0000_s1036" style="width:473.35pt;height:46.7pt;mso-position-horizontal-relative:char;mso-position-vertical-relative:line" coordsize="60116,5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">
                <v:rect id="Rectangle 198" o:spid="_x0000_s103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1F0F67D4" w14:textId="77777777" w:rsidR="00FD6B06" w:rsidRDefault="00FD6B06">
                        <w:pPr>
                          <w:spacing w:after="160" w:line="259" w:lineRule="auto"/>
                          <w:ind w:left="0" w:firstLine="0"/>
                        </w:pPr>
                        <w:r>
                          <w:rPr>
                            <w:sz w:val="16"/>
                          </w:rPr>
                          <w:t xml:space="preserve"> </w:t>
                        </w:r>
                      </w:p>
                    </w:txbxContent>
                  </v:textbox>
                </v:rect>
                <v:rect id="Rectangle 199" o:spid="_x0000_s1038" style="position:absolute;left:81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2F540948" w14:textId="77777777" w:rsidR="00FD6B06" w:rsidRDefault="00FD6B06">
                        <w:pPr>
                          <w:spacing w:after="160" w:line="259" w:lineRule="auto"/>
                          <w:ind w:left="0" w:firstLine="0"/>
                        </w:pPr>
                        <w:r>
                          <w:rPr>
                            <w:sz w:val="16"/>
                          </w:rPr>
                          <w:t xml:space="preserve"> </w:t>
                        </w:r>
                      </w:p>
                    </w:txbxContent>
                  </v:textbox>
                </v:rect>
                <v:rect id="Rectangle 200" o:spid="_x0000_s1039" style="position:absolute;left:23640;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FBAEEE2" w14:textId="77777777" w:rsidR="00FD6B06" w:rsidRDefault="00FD6B06">
                        <w:pPr>
                          <w:spacing w:after="160" w:line="259" w:lineRule="auto"/>
                          <w:ind w:left="0" w:firstLine="0"/>
                        </w:pPr>
                        <w:r>
                          <w:rPr>
                            <w:sz w:val="16"/>
                          </w:rPr>
                          <w:t xml:space="preserve"> </w:t>
                        </w:r>
                      </w:p>
                    </w:txbxContent>
                  </v:textbox>
                </v:rect>
                <v:rect id="Rectangle 201" o:spid="_x0000_s1040" style="position:absolute;left:3106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C7172D0" w14:textId="77777777" w:rsidR="00FD6B06" w:rsidRDefault="00FD6B06">
                        <w:pPr>
                          <w:spacing w:after="160" w:line="259" w:lineRule="auto"/>
                          <w:ind w:left="0" w:firstLine="0"/>
                        </w:pPr>
                        <w:r>
                          <w:rPr>
                            <w:sz w:val="16"/>
                          </w:rPr>
                          <w:t xml:space="preserve"> </w:t>
                        </w:r>
                      </w:p>
                    </w:txbxContent>
                  </v:textbox>
                </v:rect>
                <v:shape id="Shape 41615" o:spid="_x0000_s1041" style="position:absolute;left:91;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" path="m,l743712,r,9144l,9144,,e" fillcolor="#008ac8" stroked="f" strokeweight="0">
                  <v:stroke miterlimit="83231f" joinstyle="miter"/>
                  <v:path arrowok="t" textboxrect="0,0,743712,9144"/>
                </v:shape>
                <v:shape id="Shape 41616" o:spid="_x0000_s1042" style="position:absolute;left:75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" path="m,l9144,r,9144l,9144,,e" fillcolor="#008ac8" stroked="f" strokeweight="0">
                  <v:stroke miterlimit="83231f" joinstyle="miter"/>
                  <v:path arrowok="t" textboxrect="0,0,9144,9144"/>
                </v:shape>
                <v:shape id="Shape 41617" o:spid="_x0000_s1043" style="position:absolute;left:7589;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" path="m,l1536446,r,9144l,9144,,e" fillcolor="#008ac8" stroked="f" strokeweight="0">
                  <v:stroke miterlimit="83231f" joinstyle="miter"/>
                  <v:path arrowok="t" textboxrect="0,0,1536446,9144"/>
                </v:shape>
                <v:shape id="Shape 41618" o:spid="_x0000_s1044" style="position:absolute;left:229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" path="m,l9144,r,9144l,9144,,e" fillcolor="#008ac8" stroked="f" strokeweight="0">
                  <v:stroke miterlimit="83231f" joinstyle="miter"/>
                  <v:path arrowok="t" textboxrect="0,0,9144,9144"/>
                </v:shape>
                <v:shape id="Shape 41619" o:spid="_x0000_s1045" style="position:absolute;left:23015;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" path="m,l737616,r,9144l,9144,,e" fillcolor="#008ac8" stroked="f" strokeweight="0">
                  <v:stroke miterlimit="83231f" joinstyle="miter"/>
                  <v:path arrowok="t" textboxrect="0,0,737616,9144"/>
                </v:shape>
                <v:shape id="Shape 41620" o:spid="_x0000_s1046" style="position:absolute;left:303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" path="m,l9144,r,9144l,9144,,e" fillcolor="#008ac8" stroked="f" strokeweight="0">
                  <v:stroke miterlimit="83231f" joinstyle="miter"/>
                  <v:path arrowok="t" textboxrect="0,0,9144,9144"/>
                </v:shape>
                <v:shape id="Shape 41621" o:spid="_x0000_s1047" style="position:absolute;left:30452;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" path="m,l2966340,r,9144l,9144,,e" fillcolor="#008ac8" stroked="f" strokeweight="0">
                  <v:stroke miterlimit="83231f" joinstyle="miter"/>
                  <v:path arrowok="t" textboxrect="0,0,2966340,9144"/>
                </v:shape>
                <v:rect id="Rectangle 209" o:spid="_x0000_s1048" style="position:absolute;left:777;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4E9CD0D" w14:textId="77777777" w:rsidR="00FD6B06" w:rsidRDefault="00FD6B06">
                        <w:pPr>
                          <w:spacing w:after="160" w:line="259" w:lineRule="auto"/>
                          <w:ind w:left="0" w:firstLine="0"/>
                        </w:pPr>
                        <w:r>
                          <w:rPr>
                            <w:sz w:val="16"/>
                          </w:rPr>
                          <w:t xml:space="preserve"> </w:t>
                        </w:r>
                      </w:p>
                    </w:txbxContent>
                  </v:textbox>
                </v:rect>
                <v:rect id="Rectangle 210" o:spid="_x0000_s1049" style="position:absolute;left:8198;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B1A697B" w14:textId="77777777" w:rsidR="00FD6B06" w:rsidRDefault="00FD6B06">
                        <w:pPr>
                          <w:spacing w:after="160" w:line="259" w:lineRule="auto"/>
                          <w:ind w:left="0" w:firstLine="0"/>
                        </w:pPr>
                        <w:r>
                          <w:rPr>
                            <w:sz w:val="16"/>
                          </w:rPr>
                          <w:t xml:space="preserve"> </w:t>
                        </w:r>
                      </w:p>
                    </w:txbxContent>
                  </v:textbox>
                </v:rect>
                <v:rect id="Rectangle 211" o:spid="_x0000_s1050" style="position:absolute;left:23640;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4B24A6B" w14:textId="77777777" w:rsidR="00FD6B06" w:rsidRDefault="00FD6B06">
                        <w:pPr>
                          <w:spacing w:after="160" w:line="259" w:lineRule="auto"/>
                          <w:ind w:left="0" w:firstLine="0"/>
                        </w:pPr>
                        <w:r>
                          <w:rPr>
                            <w:sz w:val="16"/>
                          </w:rPr>
                          <w:t xml:space="preserve"> </w:t>
                        </w:r>
                      </w:p>
                    </w:txbxContent>
                  </v:textbox>
                </v:rect>
                <v:rect id="Rectangle 212" o:spid="_x0000_s1051" style="position:absolute;left:31062;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3719B92" w14:textId="77777777" w:rsidR="00FD6B06" w:rsidRDefault="00FD6B06">
                        <w:pPr>
                          <w:spacing w:after="160" w:line="259" w:lineRule="auto"/>
                          <w:ind w:left="0" w:firstLine="0"/>
                        </w:pPr>
                        <w:r>
                          <w:rPr>
                            <w:sz w:val="16"/>
                          </w:rPr>
                          <w:t xml:space="preserve"> </w:t>
                        </w:r>
                      </w:p>
                    </w:txbxContent>
                  </v:textbox>
                </v:rect>
                <v:shape id="Shape 41622" o:spid="_x0000_s1052" style="position:absolute;left:91;top:2926;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" path="m,l743712,r,9144l,9144,,e" fillcolor="#008ac8" stroked="f" strokeweight="0">
                  <v:stroke miterlimit="83231f" joinstyle="miter"/>
                  <v:path arrowok="t" textboxrect="0,0,743712,9144"/>
                </v:shape>
                <v:shape id="Shape 41623" o:spid="_x0000_s1053" style="position:absolute;left:7528;top:29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" path="m,l9144,r,9144l,9144,,e" fillcolor="#008ac8" stroked="f" strokeweight="0">
                  <v:stroke miterlimit="83231f" joinstyle="miter"/>
                  <v:path arrowok="t" textboxrect="0,0,9144,9144"/>
                </v:shape>
                <v:shape id="Shape 41624" o:spid="_x0000_s1054" style="position:absolute;left:7589;top:2926;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" path="m,l1536446,r,9144l,9144,,e" fillcolor="#008ac8" stroked="f" strokeweight="0">
                  <v:stroke miterlimit="83231f" joinstyle="miter"/>
                  <v:path arrowok="t" textboxrect="0,0,1536446,9144"/>
                </v:shape>
                <v:shape id="Shape 41625" o:spid="_x0000_s1055" style="position:absolute;left:22954;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" path="m,l9144,r,9144l,9144,,e" fillcolor="#008ac8" stroked="f" strokeweight="0">
                  <v:stroke miterlimit="83231f" joinstyle="miter"/>
                  <v:path arrowok="t" textboxrect="0,0,9144,9144"/>
                </v:shape>
                <v:shape id="Shape 41626" o:spid="_x0000_s1056" style="position:absolute;left:23015;top:2926;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" path="m,l737616,r,9144l,9144,,e" fillcolor="#008ac8" stroked="f" strokeweight="0">
                  <v:stroke miterlimit="83231f" joinstyle="miter"/>
                  <v:path arrowok="t" textboxrect="0,0,737616,9144"/>
                </v:shape>
                <v:shape id="Shape 41627" o:spid="_x0000_s1057" style="position:absolute;left:30391;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" path="m,l9144,r,9144l,9144,,e" fillcolor="#008ac8" stroked="f" strokeweight="0">
                  <v:stroke miterlimit="83231f" joinstyle="miter"/>
                  <v:path arrowok="t" textboxrect="0,0,9144,9144"/>
                </v:shape>
                <v:shape id="Shape 41628" o:spid="_x0000_s1058" style="position:absolute;left:30452;top:2926;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" path="m,l2966340,r,9144l,9144,,e" fillcolor="#008ac8" stroked="f" strokeweight="0">
                  <v:stroke miterlimit="83231f" joinstyle="miter"/>
                  <v:path arrowok="t" textboxrect="0,0,2966340,9144"/>
                </v:shape>
                <v:shape id="Shape 41629" o:spid="_x0000_s1059" style="position:absolute;top:5871;width:7528;height:91;visibility:visible;mso-wrap-style:square;v-text-anchor:top" coordsize="7528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" path="m,l752856,r,9144l,9144,,e" fillcolor="#008ac8" stroked="f" strokeweight="0">
                  <v:stroke miterlimit="83231f" joinstyle="miter"/>
                  <v:path arrowok="t" textboxrect="0,0,752856,9144"/>
                </v:shape>
                <v:shape id="Shape 41630" o:spid="_x0000_s1060" style="position:absolute;left:7436;top:5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" path="m,l9144,r,9144l,9144,,e" fillcolor="#008ac8" stroked="f" strokeweight="0">
                  <v:stroke miterlimit="83231f" joinstyle="miter"/>
                  <v:path arrowok="t" textboxrect="0,0,9144,9144"/>
                </v:shape>
                <v:shape id="Shape 41631" o:spid="_x0000_s1061" style="position:absolute;left:7497;top:5871;width:15456;height:91;visibility:visible;mso-wrap-style:square;v-text-anchor:top" coordsize="15455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" path="m,l1545590,r,9144l,9144,,e" fillcolor="#008ac8" stroked="f" strokeweight="0">
                  <v:stroke miterlimit="83231f" joinstyle="miter"/>
                  <v:path arrowok="t" textboxrect="0,0,1545590,9144"/>
                </v:shape>
                <v:shape id="Shape 41632" o:spid="_x0000_s1062" style="position:absolute;left:22863;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" path="m,l9144,r,9144l,9144,,e" fillcolor="#008ac8" stroked="f" strokeweight="0">
                  <v:stroke miterlimit="83231f" joinstyle="miter"/>
                  <v:path arrowok="t" textboxrect="0,0,9144,9144"/>
                </v:shape>
                <v:shape id="Shape 41633" o:spid="_x0000_s1063" style="position:absolute;left:22924;top:5871;width:7467;height:91;visibility:visible;mso-wrap-style:square;v-text-anchor:top" coordsize="746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" path="m,l746760,r,9144l,9144,,e" fillcolor="#008ac8" stroked="f" strokeweight="0">
                  <v:stroke miterlimit="83231f" joinstyle="miter"/>
                  <v:path arrowok="t" textboxrect="0,0,746760,9144"/>
                </v:shape>
                <v:shape id="Shape 41634" o:spid="_x0000_s1064" style="position:absolute;left:30300;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" path="m,l9144,r,9144l,9144,,e" fillcolor="#008ac8" stroked="f" strokeweight="0">
                  <v:stroke miterlimit="83231f" joinstyle="miter"/>
                  <v:path arrowok="t" textboxrect="0,0,9144,9144"/>
                </v:shape>
                <v:shape id="Shape 41635" o:spid="_x0000_s1065" style="position:absolute;left:30361;top:5871;width:29755;height:91;visibility:visible;mso-wrap-style:square;v-text-anchor:top" coordsize="29754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" path="m,l2975483,r,9144l,9144,,e" fillcolor="#008ac8" stroked="f" strokeweight="0">
                  <v:stroke miterlimit="83231f" joinstyle="miter"/>
                  <v:path arrowok="t" textboxrect="0,0,2975483,9144"/>
                </v:shape>
                <w10:anchorlock/>
              </v:group>
            </w:pict>
          </mc:Fallback>
        </mc:AlternateContent>
      </w:r>
    </w:p>
    <w:p w14:paraId="7E62F886" w14:textId="77777777" w:rsidR="00681A6C" w:rsidRDefault="00CA1699">
      <w:pPr>
        <w:spacing w:after="444" w:line="259" w:lineRule="auto"/>
        <w:ind w:left="720" w:firstLine="0"/>
      </w:pPr>
      <w:r>
        <w:t xml:space="preserve"> </w:t>
      </w:r>
    </w:p>
    <w:p w14:paraId="35E51B6D" w14:textId="77777777" w:rsidR="00681A6C" w:rsidRDefault="00CA1699" w:rsidP="00FD6B06">
      <w:pPr>
        <w:spacing w:after="0" w:line="259" w:lineRule="auto"/>
        <w:ind w:left="372" w:firstLine="334"/>
      </w:pPr>
      <w:r>
        <w:rPr>
          <w:color w:val="008AC8"/>
          <w:sz w:val="28"/>
        </w:rPr>
        <w:t xml:space="preserve">Reviewers </w:t>
      </w:r>
    </w:p>
    <w:tbl>
      <w:tblPr>
        <w:tblStyle w:val="TableGrid"/>
        <w:tblW w:w="9453" w:type="dxa"/>
        <w:tblInd w:w="720" w:type="dxa"/>
        <w:tblCellMar>
          <w:right w:w="115" w:type="dxa"/>
        </w:tblCellMar>
        <w:tblLook w:val="04A0" w:firstRow="1" w:lastRow="0" w:firstColumn="1" w:lastColumn="0" w:noHBand="0" w:noVBand="1"/>
      </w:tblPr>
      <w:tblGrid>
        <w:gridCol w:w="1277"/>
        <w:gridCol w:w="991"/>
        <w:gridCol w:w="2269"/>
        <w:gridCol w:w="1786"/>
        <w:gridCol w:w="1075"/>
        <w:gridCol w:w="2055"/>
      </w:tblGrid>
      <w:tr w:rsidR="00681A6C" w14:paraId="467BB72C" w14:textId="77777777">
        <w:trPr>
          <w:trHeight w:val="499"/>
        </w:trPr>
        <w:tc>
          <w:tcPr>
            <w:tcW w:w="1277" w:type="dxa"/>
            <w:tcBorders>
              <w:top w:val="nil"/>
              <w:left w:val="nil"/>
              <w:bottom w:val="nil"/>
              <w:right w:val="nil"/>
            </w:tcBorders>
            <w:shd w:val="clear" w:color="auto" w:fill="008AC8"/>
            <w:vAlign w:val="center"/>
          </w:tcPr>
          <w:p w14:paraId="3159EA0F" w14:textId="77777777" w:rsidR="00681A6C" w:rsidRDefault="00CA1699">
            <w:pPr>
              <w:spacing w:after="0" w:line="259" w:lineRule="auto"/>
              <w:ind w:left="108" w:firstLine="0"/>
            </w:pPr>
            <w:r>
              <w:rPr>
                <w:color w:val="FFFFFF"/>
                <w:sz w:val="18"/>
              </w:rPr>
              <w:t xml:space="preserve">Name </w:t>
            </w:r>
          </w:p>
        </w:tc>
        <w:tc>
          <w:tcPr>
            <w:tcW w:w="991" w:type="dxa"/>
            <w:tcBorders>
              <w:top w:val="nil"/>
              <w:left w:val="nil"/>
              <w:bottom w:val="nil"/>
              <w:right w:val="nil"/>
            </w:tcBorders>
            <w:shd w:val="clear" w:color="auto" w:fill="008AC8"/>
          </w:tcPr>
          <w:p w14:paraId="61750389" w14:textId="77777777" w:rsidR="00681A6C" w:rsidRDefault="00681A6C">
            <w:pPr>
              <w:spacing w:after="160" w:line="259" w:lineRule="auto"/>
              <w:ind w:left="0" w:firstLine="0"/>
            </w:pPr>
          </w:p>
        </w:tc>
        <w:tc>
          <w:tcPr>
            <w:tcW w:w="2269" w:type="dxa"/>
            <w:tcBorders>
              <w:top w:val="nil"/>
              <w:left w:val="nil"/>
              <w:bottom w:val="nil"/>
              <w:right w:val="nil"/>
            </w:tcBorders>
            <w:shd w:val="clear" w:color="auto" w:fill="008AC8"/>
            <w:vAlign w:val="center"/>
          </w:tcPr>
          <w:p w14:paraId="6115808D" w14:textId="77777777" w:rsidR="00681A6C" w:rsidRDefault="00CA1699">
            <w:pPr>
              <w:spacing w:after="0" w:line="259" w:lineRule="auto"/>
              <w:ind w:left="0" w:firstLine="0"/>
            </w:pPr>
            <w:r>
              <w:rPr>
                <w:color w:val="FFFFFF"/>
                <w:sz w:val="18"/>
              </w:rPr>
              <w:t xml:space="preserve">Version Approved </w:t>
            </w:r>
          </w:p>
        </w:tc>
        <w:tc>
          <w:tcPr>
            <w:tcW w:w="1786" w:type="dxa"/>
            <w:tcBorders>
              <w:top w:val="nil"/>
              <w:left w:val="nil"/>
              <w:bottom w:val="nil"/>
              <w:right w:val="nil"/>
            </w:tcBorders>
            <w:shd w:val="clear" w:color="auto" w:fill="008AC8"/>
            <w:vAlign w:val="center"/>
          </w:tcPr>
          <w:p w14:paraId="10F17CA3" w14:textId="77777777" w:rsidR="00681A6C" w:rsidRDefault="00CA1699">
            <w:pPr>
              <w:spacing w:after="0" w:line="259" w:lineRule="auto"/>
              <w:ind w:left="0" w:firstLine="0"/>
            </w:pPr>
            <w:r>
              <w:rPr>
                <w:color w:val="FFFFFF"/>
                <w:sz w:val="18"/>
              </w:rPr>
              <w:t xml:space="preserve">Position </w:t>
            </w:r>
          </w:p>
        </w:tc>
        <w:tc>
          <w:tcPr>
            <w:tcW w:w="1075" w:type="dxa"/>
            <w:tcBorders>
              <w:top w:val="nil"/>
              <w:left w:val="nil"/>
              <w:bottom w:val="nil"/>
              <w:right w:val="nil"/>
            </w:tcBorders>
            <w:shd w:val="clear" w:color="auto" w:fill="008AC8"/>
          </w:tcPr>
          <w:p w14:paraId="1B4743C5" w14:textId="77777777" w:rsidR="00681A6C" w:rsidRDefault="00681A6C">
            <w:pPr>
              <w:spacing w:after="160" w:line="259" w:lineRule="auto"/>
              <w:ind w:left="0" w:firstLine="0"/>
            </w:pPr>
          </w:p>
        </w:tc>
        <w:tc>
          <w:tcPr>
            <w:tcW w:w="2055" w:type="dxa"/>
            <w:tcBorders>
              <w:top w:val="nil"/>
              <w:left w:val="nil"/>
              <w:bottom w:val="nil"/>
              <w:right w:val="nil"/>
            </w:tcBorders>
            <w:shd w:val="clear" w:color="auto" w:fill="008AC8"/>
            <w:vAlign w:val="center"/>
          </w:tcPr>
          <w:p w14:paraId="17FFAC25" w14:textId="77777777" w:rsidR="00681A6C" w:rsidRDefault="00CA1699">
            <w:pPr>
              <w:spacing w:after="0" w:line="259" w:lineRule="auto"/>
              <w:ind w:left="0" w:firstLine="0"/>
            </w:pPr>
            <w:r>
              <w:rPr>
                <w:color w:val="FFFFFF"/>
                <w:sz w:val="18"/>
              </w:rPr>
              <w:t xml:space="preserve">Date </w:t>
            </w:r>
          </w:p>
        </w:tc>
      </w:tr>
    </w:tbl>
    <w:p w14:paraId="132EE183" w14:textId="77777777" w:rsidR="00681A6C" w:rsidRDefault="00CA1699">
      <w:pPr>
        <w:spacing w:after="0" w:line="259" w:lineRule="auto"/>
        <w:ind w:left="0" w:right="1920" w:firstLine="0"/>
        <w:jc w:val="right"/>
      </w:pPr>
      <w:r>
        <w:rPr>
          <w:sz w:val="16"/>
        </w:rPr>
        <w:t xml:space="preserve"> </w:t>
      </w:r>
      <w:r>
        <w:rPr>
          <w:sz w:val="16"/>
        </w:rPr>
        <w:tab/>
        <w:t xml:space="preserve"> </w:t>
      </w:r>
      <w:r>
        <w:rPr>
          <w:sz w:val="16"/>
        </w:rPr>
        <w:tab/>
        <w:t xml:space="preserve"> </w:t>
      </w:r>
      <w:r>
        <w:rPr>
          <w:sz w:val="16"/>
        </w:rPr>
        <w:tab/>
        <w:t xml:space="preserve"> </w:t>
      </w:r>
    </w:p>
    <w:p w14:paraId="088E1FDB" w14:textId="77777777" w:rsidR="00681A6C" w:rsidRDefault="00CA1699">
      <w:pPr>
        <w:spacing w:after="197" w:line="259" w:lineRule="auto"/>
        <w:ind w:left="706" w:right="-90" w:firstLine="0"/>
      </w:pPr>
      <w:r>
        <w:rPr>
          <w:rFonts w:ascii="Calibri" w:eastAsia="Calibri" w:hAnsi="Calibri" w:cs="Calibri"/>
          <w:noProof/>
        </w:rPr>
        <mc:AlternateContent>
          <mc:Choice Requires="wpg">
            <w:drawing>
              <wp:inline distT="0" distB="0" distL="0" distR="0" wp14:anchorId="180A53C2" wp14:editId="5F3C0933">
                <wp:extent cx="6011495" cy="594614"/>
                <wp:effectExtent l="0" t="0" r="0" b="0"/>
                <wp:docPr id="32498" name="Group 32498"/>
                <wp:cNvGraphicFramePr/>
                <a:graphic xmlns:a="http://schemas.openxmlformats.org/drawingml/2006/main">
                  <a:graphicData uri="http://schemas.microsoft.com/office/word/2010/wordprocessingGroup">
                    <wpg:wgp>
                      <wpg:cNvGrpSpPr/>
                      <wpg:grpSpPr>
                        <a:xfrm>
                          <a:off x="0" y="0"/>
                          <a:ext cx="6011495" cy="594614"/>
                          <a:chOff x="0" y="0"/>
                          <a:chExt cx="6011495" cy="594614"/>
                        </a:xfrm>
                      </wpg:grpSpPr>
                      <wps:wsp>
                        <wps:cNvPr id="264" name="Rectangle 264"/>
                        <wps:cNvSpPr/>
                        <wps:spPr>
                          <a:xfrm>
                            <a:off x="77724" y="117687"/>
                            <a:ext cx="37210" cy="132952"/>
                          </a:xfrm>
                          <a:prstGeom prst="rect">
                            <a:avLst/>
                          </a:prstGeom>
                          <a:ln>
                            <a:noFill/>
                          </a:ln>
                        </wps:spPr>
                        <wps:txbx>
                          <w:txbxContent>
                            <w:p w14:paraId="61D40A6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5" name="Rectangle 265"/>
                        <wps:cNvSpPr/>
                        <wps:spPr>
                          <a:xfrm>
                            <a:off x="1449273" y="117687"/>
                            <a:ext cx="37210" cy="132952"/>
                          </a:xfrm>
                          <a:prstGeom prst="rect">
                            <a:avLst/>
                          </a:prstGeom>
                          <a:ln>
                            <a:noFill/>
                          </a:ln>
                        </wps:spPr>
                        <wps:txbx>
                          <w:txbxContent>
                            <w:p w14:paraId="0E18D6E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6" name="Rectangle 266"/>
                        <wps:cNvSpPr/>
                        <wps:spPr>
                          <a:xfrm>
                            <a:off x="2889834" y="117687"/>
                            <a:ext cx="37210" cy="132952"/>
                          </a:xfrm>
                          <a:prstGeom prst="rect">
                            <a:avLst/>
                          </a:prstGeom>
                          <a:ln>
                            <a:noFill/>
                          </a:ln>
                        </wps:spPr>
                        <wps:txbx>
                          <w:txbxContent>
                            <w:p w14:paraId="255D11B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7" name="Rectangle 267"/>
                        <wps:cNvSpPr/>
                        <wps:spPr>
                          <a:xfrm>
                            <a:off x="4706697" y="117687"/>
                            <a:ext cx="37210" cy="132952"/>
                          </a:xfrm>
                          <a:prstGeom prst="rect">
                            <a:avLst/>
                          </a:prstGeom>
                          <a:ln>
                            <a:noFill/>
                          </a:ln>
                        </wps:spPr>
                        <wps:txbx>
                          <w:txbxContent>
                            <w:p w14:paraId="30C5FF8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57" name="Shape 41657"/>
                        <wps:cNvSpPr/>
                        <wps:spPr>
                          <a:xfrm>
                            <a:off x="9144"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8" name="Shape 41658"/>
                        <wps:cNvSpPr/>
                        <wps:spPr>
                          <a:xfrm>
                            <a:off x="1380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9" name="Shape 41659"/>
                        <wps:cNvSpPr/>
                        <wps:spPr>
                          <a:xfrm>
                            <a:off x="1386789" y="0"/>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0" name="Shape 41660"/>
                        <wps:cNvSpPr/>
                        <wps:spPr>
                          <a:xfrm>
                            <a:off x="2821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1" name="Shape 41661"/>
                        <wps:cNvSpPr/>
                        <wps:spPr>
                          <a:xfrm>
                            <a:off x="2827350" y="0"/>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2" name="Shape 41662"/>
                        <wps:cNvSpPr/>
                        <wps:spPr>
                          <a:xfrm>
                            <a:off x="4639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3" name="Shape 41663"/>
                        <wps:cNvSpPr/>
                        <wps:spPr>
                          <a:xfrm>
                            <a:off x="4645736" y="0"/>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75" name="Rectangle 275"/>
                        <wps:cNvSpPr/>
                        <wps:spPr>
                          <a:xfrm>
                            <a:off x="77724" y="411819"/>
                            <a:ext cx="37210" cy="132952"/>
                          </a:xfrm>
                          <a:prstGeom prst="rect">
                            <a:avLst/>
                          </a:prstGeom>
                          <a:ln>
                            <a:noFill/>
                          </a:ln>
                        </wps:spPr>
                        <wps:txbx>
                          <w:txbxContent>
                            <w:p w14:paraId="2FCB22F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6" name="Rectangle 276"/>
                        <wps:cNvSpPr/>
                        <wps:spPr>
                          <a:xfrm>
                            <a:off x="1449273" y="411819"/>
                            <a:ext cx="37210" cy="132952"/>
                          </a:xfrm>
                          <a:prstGeom prst="rect">
                            <a:avLst/>
                          </a:prstGeom>
                          <a:ln>
                            <a:noFill/>
                          </a:ln>
                        </wps:spPr>
                        <wps:txbx>
                          <w:txbxContent>
                            <w:p w14:paraId="27C680A9"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7" name="Rectangle 277"/>
                        <wps:cNvSpPr/>
                        <wps:spPr>
                          <a:xfrm>
                            <a:off x="2889834" y="411819"/>
                            <a:ext cx="37210" cy="132952"/>
                          </a:xfrm>
                          <a:prstGeom prst="rect">
                            <a:avLst/>
                          </a:prstGeom>
                          <a:ln>
                            <a:noFill/>
                          </a:ln>
                        </wps:spPr>
                        <wps:txbx>
                          <w:txbxContent>
                            <w:p w14:paraId="6659525E"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8" name="Rectangle 278"/>
                        <wps:cNvSpPr/>
                        <wps:spPr>
                          <a:xfrm>
                            <a:off x="4706697" y="411819"/>
                            <a:ext cx="37210" cy="132952"/>
                          </a:xfrm>
                          <a:prstGeom prst="rect">
                            <a:avLst/>
                          </a:prstGeom>
                          <a:ln>
                            <a:noFill/>
                          </a:ln>
                        </wps:spPr>
                        <wps:txbx>
                          <w:txbxContent>
                            <w:p w14:paraId="73AFFC1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64" name="Shape 41664"/>
                        <wps:cNvSpPr/>
                        <wps:spPr>
                          <a:xfrm>
                            <a:off x="9144" y="294132"/>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5" name="Shape 41665"/>
                        <wps:cNvSpPr/>
                        <wps:spPr>
                          <a:xfrm>
                            <a:off x="1380693"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6" name="Shape 41666"/>
                        <wps:cNvSpPr/>
                        <wps:spPr>
                          <a:xfrm>
                            <a:off x="1386789" y="294132"/>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7" name="Shape 41667"/>
                        <wps:cNvSpPr/>
                        <wps:spPr>
                          <a:xfrm>
                            <a:off x="2821254"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8" name="Shape 41668"/>
                        <wps:cNvSpPr/>
                        <wps:spPr>
                          <a:xfrm>
                            <a:off x="2827350" y="294132"/>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9" name="Shape 41669"/>
                        <wps:cNvSpPr/>
                        <wps:spPr>
                          <a:xfrm>
                            <a:off x="4639640"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0" name="Shape 41670"/>
                        <wps:cNvSpPr/>
                        <wps:spPr>
                          <a:xfrm>
                            <a:off x="4645736" y="294132"/>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1" name="Shape 41671"/>
                        <wps:cNvSpPr/>
                        <wps:spPr>
                          <a:xfrm>
                            <a:off x="0" y="588518"/>
                            <a:ext cx="1380744" cy="9144"/>
                          </a:xfrm>
                          <a:custGeom>
                            <a:avLst/>
                            <a:gdLst/>
                            <a:ahLst/>
                            <a:cxnLst/>
                            <a:rect l="0" t="0" r="0" b="0"/>
                            <a:pathLst>
                              <a:path w="1380744" h="9144">
                                <a:moveTo>
                                  <a:pt x="0" y="0"/>
                                </a:moveTo>
                                <a:lnTo>
                                  <a:pt x="1380744" y="0"/>
                                </a:lnTo>
                                <a:lnTo>
                                  <a:pt x="13807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2" name="Shape 41672"/>
                        <wps:cNvSpPr/>
                        <wps:spPr>
                          <a:xfrm>
                            <a:off x="1371549"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3" name="Shape 41673"/>
                        <wps:cNvSpPr/>
                        <wps:spPr>
                          <a:xfrm>
                            <a:off x="1377645" y="588518"/>
                            <a:ext cx="1443482" cy="9144"/>
                          </a:xfrm>
                          <a:custGeom>
                            <a:avLst/>
                            <a:gdLst/>
                            <a:ahLst/>
                            <a:cxnLst/>
                            <a:rect l="0" t="0" r="0" b="0"/>
                            <a:pathLst>
                              <a:path w="1443482" h="9144">
                                <a:moveTo>
                                  <a:pt x="0" y="0"/>
                                </a:moveTo>
                                <a:lnTo>
                                  <a:pt x="1443482" y="0"/>
                                </a:lnTo>
                                <a:lnTo>
                                  <a:pt x="144348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4" name="Shape 41674"/>
                        <wps:cNvSpPr/>
                        <wps:spPr>
                          <a:xfrm>
                            <a:off x="2812110"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5" name="Shape 41675"/>
                        <wps:cNvSpPr/>
                        <wps:spPr>
                          <a:xfrm>
                            <a:off x="2818206" y="588518"/>
                            <a:ext cx="1821434" cy="9144"/>
                          </a:xfrm>
                          <a:custGeom>
                            <a:avLst/>
                            <a:gdLst/>
                            <a:ahLst/>
                            <a:cxnLst/>
                            <a:rect l="0" t="0" r="0" b="0"/>
                            <a:pathLst>
                              <a:path w="1821434" h="9144">
                                <a:moveTo>
                                  <a:pt x="0" y="0"/>
                                </a:moveTo>
                                <a:lnTo>
                                  <a:pt x="1821434" y="0"/>
                                </a:lnTo>
                                <a:lnTo>
                                  <a:pt x="182143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6" name="Shape 41676"/>
                        <wps:cNvSpPr/>
                        <wps:spPr>
                          <a:xfrm>
                            <a:off x="4630497"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7" name="Shape 41677"/>
                        <wps:cNvSpPr/>
                        <wps:spPr>
                          <a:xfrm>
                            <a:off x="4636592" y="588518"/>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180A53C2" id="Group 32498" o:spid="_x0000_s1066" style="width:473.35pt;height:46.8pt;mso-position-horizontal-relative:char;mso-position-vertical-relative:line" coordsize="60114,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">
                <v:rect id="Rectangle 264" o:spid="_x0000_s106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61D40A6A" w14:textId="77777777" w:rsidR="00FD6B06" w:rsidRDefault="00FD6B06">
                        <w:pPr>
                          <w:spacing w:after="160" w:line="259" w:lineRule="auto"/>
                          <w:ind w:left="0" w:firstLine="0"/>
                        </w:pPr>
                        <w:r>
                          <w:rPr>
                            <w:sz w:val="16"/>
                          </w:rPr>
                          <w:t xml:space="preserve"> </w:t>
                        </w:r>
                      </w:p>
                    </w:txbxContent>
                  </v:textbox>
                </v:rect>
                <v:rect id="Rectangle 265" o:spid="_x0000_s1068" style="position:absolute;left:1449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E18D6EA" w14:textId="77777777" w:rsidR="00FD6B06" w:rsidRDefault="00FD6B06">
                        <w:pPr>
                          <w:spacing w:after="160" w:line="259" w:lineRule="auto"/>
                          <w:ind w:left="0" w:firstLine="0"/>
                        </w:pPr>
                        <w:r>
                          <w:rPr>
                            <w:sz w:val="16"/>
                          </w:rPr>
                          <w:t xml:space="preserve"> </w:t>
                        </w:r>
                      </w:p>
                    </w:txbxContent>
                  </v:textbox>
                </v:rect>
                <v:rect id="Rectangle 266" o:spid="_x0000_s1069" style="position:absolute;left:288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55D11B8" w14:textId="77777777" w:rsidR="00FD6B06" w:rsidRDefault="00FD6B06">
                        <w:pPr>
                          <w:spacing w:after="160" w:line="259" w:lineRule="auto"/>
                          <w:ind w:left="0" w:firstLine="0"/>
                        </w:pPr>
                        <w:r>
                          <w:rPr>
                            <w:sz w:val="16"/>
                          </w:rPr>
                          <w:t xml:space="preserve"> </w:t>
                        </w:r>
                      </w:p>
                    </w:txbxContent>
                  </v:textbox>
                </v:rect>
                <v:rect id="Rectangle 267" o:spid="_x0000_s1070" style="position:absolute;left:47066;top:1176;width:37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30C5FF8B" w14:textId="77777777" w:rsidR="00FD6B06" w:rsidRDefault="00FD6B06">
                        <w:pPr>
                          <w:spacing w:after="160" w:line="259" w:lineRule="auto"/>
                          <w:ind w:left="0" w:firstLine="0"/>
                        </w:pPr>
                        <w:r>
                          <w:rPr>
                            <w:sz w:val="16"/>
                          </w:rPr>
                          <w:t xml:space="preserve"> </w:t>
                        </w:r>
                      </w:p>
                    </w:txbxContent>
                  </v:textbox>
                </v:rect>
                <v:shape id="Shape 41657" o:spid="_x0000_s1071" style="position:absolute;left:9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" path="m,l1371600,r,9144l,9144,,e" fillcolor="#008ac8" stroked="f" strokeweight="0">
                  <v:stroke miterlimit="83231f" joinstyle="miter"/>
                  <v:path arrowok="t" textboxrect="0,0,1371600,9144"/>
                </v:shape>
                <v:shape id="Shape 41658" o:spid="_x0000_s1072" style="position:absolute;left:138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" path="m,l9144,r,9144l,9144,,e" fillcolor="#008ac8" stroked="f" strokeweight="0">
                  <v:stroke miterlimit="83231f" joinstyle="miter"/>
                  <v:path arrowok="t" textboxrect="0,0,9144,9144"/>
                </v:shape>
                <v:shape id="Shape 41659" o:spid="_x0000_s1073" style="position:absolute;left:13867;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" path="m,l1434338,r,9144l,9144,,e" fillcolor="#008ac8" stroked="f" strokeweight="0">
                  <v:stroke miterlimit="83231f" joinstyle="miter"/>
                  <v:path arrowok="t" textboxrect="0,0,1434338,9144"/>
                </v:shape>
                <v:shape id="Shape 41660" o:spid="_x0000_s1074" style="position:absolute;left:282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" path="m,l9144,r,9144l,9144,,e" fillcolor="#008ac8" stroked="f" strokeweight="0">
                  <v:stroke miterlimit="83231f" joinstyle="miter"/>
                  <v:path arrowok="t" textboxrect="0,0,9144,9144"/>
                </v:shape>
                <v:shape id="Shape 41661" o:spid="_x0000_s1075" style="position:absolute;left:28273;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" path="m,l1812290,r,9144l,9144,,e" fillcolor="#008ac8" stroked="f" strokeweight="0">
                  <v:stroke miterlimit="83231f" joinstyle="miter"/>
                  <v:path arrowok="t" textboxrect="0,0,1812290,9144"/>
                </v:shape>
                <v:shape id="Shape 41662" o:spid="_x0000_s1076" style="position:absolute;left:463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" path="m,l9144,r,9144l,9144,,e" fillcolor="#008ac8" stroked="f" strokeweight="0">
                  <v:stroke miterlimit="83231f" joinstyle="miter"/>
                  <v:path arrowok="t" textboxrect="0,0,9144,9144"/>
                </v:shape>
                <v:shape id="Shape 41663" o:spid="_x0000_s1077" style="position:absolute;left:46457;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" path="m,l1365758,r,9144l,9144,,e" fillcolor="#008ac8" stroked="f" strokeweight="0">
                  <v:stroke miterlimit="83231f" joinstyle="miter"/>
                  <v:path arrowok="t" textboxrect="0,0,1365758,9144"/>
                </v:shape>
                <v:rect id="Rectangle 275" o:spid="_x0000_s1078" style="position:absolute;left:777;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FCB22F3" w14:textId="77777777" w:rsidR="00FD6B06" w:rsidRDefault="00FD6B06">
                        <w:pPr>
                          <w:spacing w:after="160" w:line="259" w:lineRule="auto"/>
                          <w:ind w:left="0" w:firstLine="0"/>
                        </w:pPr>
                        <w:r>
                          <w:rPr>
                            <w:sz w:val="16"/>
                          </w:rPr>
                          <w:t xml:space="preserve"> </w:t>
                        </w:r>
                      </w:p>
                    </w:txbxContent>
                  </v:textbox>
                </v:rect>
                <v:rect id="Rectangle 276" o:spid="_x0000_s1079" style="position:absolute;left:14492;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7C680A9" w14:textId="77777777" w:rsidR="00FD6B06" w:rsidRDefault="00FD6B06">
                        <w:pPr>
                          <w:spacing w:after="160" w:line="259" w:lineRule="auto"/>
                          <w:ind w:left="0" w:firstLine="0"/>
                        </w:pPr>
                        <w:r>
                          <w:rPr>
                            <w:sz w:val="16"/>
                          </w:rPr>
                          <w:t xml:space="preserve"> </w:t>
                        </w:r>
                      </w:p>
                    </w:txbxContent>
                  </v:textbox>
                </v:rect>
                <v:rect id="Rectangle 277" o:spid="_x0000_s1080" style="position:absolute;left:28898;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659525E" w14:textId="77777777" w:rsidR="00FD6B06" w:rsidRDefault="00FD6B06">
                        <w:pPr>
                          <w:spacing w:after="160" w:line="259" w:lineRule="auto"/>
                          <w:ind w:left="0" w:firstLine="0"/>
                        </w:pPr>
                        <w:r>
                          <w:rPr>
                            <w:sz w:val="16"/>
                          </w:rPr>
                          <w:t xml:space="preserve"> </w:t>
                        </w:r>
                      </w:p>
                    </w:txbxContent>
                  </v:textbox>
                </v:rect>
                <v:rect id="Rectangle 278" o:spid="_x0000_s1081" style="position:absolute;left:47066;top:4118;width:373;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3AFFC13" w14:textId="77777777" w:rsidR="00FD6B06" w:rsidRDefault="00FD6B06">
                        <w:pPr>
                          <w:spacing w:after="160" w:line="259" w:lineRule="auto"/>
                          <w:ind w:left="0" w:firstLine="0"/>
                        </w:pPr>
                        <w:r>
                          <w:rPr>
                            <w:sz w:val="16"/>
                          </w:rPr>
                          <w:t xml:space="preserve"> </w:t>
                        </w:r>
                      </w:p>
                    </w:txbxContent>
                  </v:textbox>
                </v:rect>
                <v:shape id="Shape 41664" o:spid="_x0000_s1082" style="position:absolute;left:91;top:294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" path="m,l1371600,r,9144l,9144,,e" fillcolor="#008ac8" stroked="f" strokeweight="0">
                  <v:stroke miterlimit="83231f" joinstyle="miter"/>
                  <v:path arrowok="t" textboxrect="0,0,1371600,9144"/>
                </v:shape>
                <v:shape id="Shape 41665" o:spid="_x0000_s1083" style="position:absolute;left:13806;top:29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" path="m,l9144,r,9144l,9144,,e" fillcolor="#008ac8" stroked="f" strokeweight="0">
                  <v:stroke miterlimit="83231f" joinstyle="miter"/>
                  <v:path arrowok="t" textboxrect="0,0,9144,9144"/>
                </v:shape>
                <v:shape id="Shape 41666" o:spid="_x0000_s1084" style="position:absolute;left:13867;top:2941;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" path="m,l1434338,r,9144l,9144,,e" fillcolor="#008ac8" stroked="f" strokeweight="0">
                  <v:stroke miterlimit="83231f" joinstyle="miter"/>
                  <v:path arrowok="t" textboxrect="0,0,1434338,9144"/>
                </v:shape>
                <v:shape id="Shape 41667" o:spid="_x0000_s1085" style="position:absolute;left:28212;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1j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RT+7qQrIJdXAAAA//8DAFBLAQItABQABgAIAAAAIQDb4fbL7gAAAIUBAAATAAAAAAAA&#10;AAAAAAAAAAAAAABbQ29udGVudF9UeXBlc10ueG1sUEsBAi0AFAAGAAgAAAAhAFr0LFu/AAAAFQEA&#10;AAsAAAAAAAAAAAAAAAAAHwEAAF9yZWxzLy5yZWxzUEsBAi0AFAAGAAgAAAAhAM3q/WPHAAAA3gAA&#10;AA8AAAAAAAAAAAAAAAAABwIAAGRycy9kb3ducmV2LnhtbFBLBQYAAAAAAwADALcAAAD7AgAAAAA=&#10;" path="m,l9144,r,9144l,9144,,e" fillcolor="#008ac8" stroked="f" strokeweight="0">
                  <v:stroke miterlimit="83231f" joinstyle="miter"/>
                  <v:path arrowok="t" textboxrect="0,0,9144,9144"/>
                </v:shape>
                <v:shape id="Shape 41668" o:spid="_x0000_s1086" style="position:absolute;left:28273;top:2941;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" path="m,l1812290,r,9144l,9144,,e" fillcolor="#008ac8" stroked="f" strokeweight="0">
                  <v:stroke miterlimit="83231f" joinstyle="miter"/>
                  <v:path arrowok="t" textboxrect="0,0,1812290,9144"/>
                </v:shape>
                <v:shape id="Shape 41669" o:spid="_x0000_s1087" style="position:absolute;left:46396;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" path="m,l9144,r,9144l,9144,,e" fillcolor="#008ac8" stroked="f" strokeweight="0">
                  <v:stroke miterlimit="83231f" joinstyle="miter"/>
                  <v:path arrowok="t" textboxrect="0,0,9144,9144"/>
                </v:shape>
                <v:shape id="Shape 41670" o:spid="_x0000_s1088" style="position:absolute;left:46457;top:2941;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" path="m,l1365758,r,9144l,9144,,e" fillcolor="#008ac8" stroked="f" strokeweight="0">
                  <v:stroke miterlimit="83231f" joinstyle="miter"/>
                  <v:path arrowok="t" textboxrect="0,0,1365758,9144"/>
                </v:shape>
                <v:shape id="Shape 41671" o:spid="_x0000_s1089" style="position:absolute;top:5885;width:13807;height:91;visibility:visible;mso-wrap-style:square;v-text-anchor:top" coordsize="13807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" path="m,l1380744,r,9144l,9144,,e" fillcolor="#008ac8" stroked="f" strokeweight="0">
                  <v:stroke miterlimit="83231f" joinstyle="miter"/>
                  <v:path arrowok="t" textboxrect="0,0,1380744,9144"/>
                </v:shape>
                <v:shape id="Shape 41672" o:spid="_x0000_s1090" style="position:absolute;left:13715;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" path="m,l9144,r,9144l,9144,,e" fillcolor="#008ac8" stroked="f" strokeweight="0">
                  <v:stroke miterlimit="83231f" joinstyle="miter"/>
                  <v:path arrowok="t" textboxrect="0,0,9144,9144"/>
                </v:shape>
                <v:shape id="Shape 41673" o:spid="_x0000_s1091" style="position:absolute;left:13776;top:5885;width:14435;height:91;visibility:visible;mso-wrap-style:square;v-text-anchor:top" coordsize="1443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" path="m,l1443482,r,9144l,9144,,e" fillcolor="#008ac8" stroked="f" strokeweight="0">
                  <v:stroke miterlimit="83231f" joinstyle="miter"/>
                  <v:path arrowok="t" textboxrect="0,0,1443482,9144"/>
                </v:shape>
                <v:shape id="Shape 41674" o:spid="_x0000_s1092" style="position:absolute;left:28121;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" path="m,l9144,r,9144l,9144,,e" fillcolor="#008ac8" stroked="f" strokeweight="0">
                  <v:stroke miterlimit="83231f" joinstyle="miter"/>
                  <v:path arrowok="t" textboxrect="0,0,9144,9144"/>
                </v:shape>
                <v:shape id="Shape 41675" o:spid="_x0000_s1093" style="position:absolute;left:28182;top:5885;width:18214;height:91;visibility:visible;mso-wrap-style:square;v-text-anchor:top" coordsize="1821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" path="m,l1821434,r,9144l,9144,,e" fillcolor="#008ac8" stroked="f" strokeweight="0">
                  <v:stroke miterlimit="83231f" joinstyle="miter"/>
                  <v:path arrowok="t" textboxrect="0,0,1821434,9144"/>
                </v:shape>
                <v:shape id="Shape 41676" o:spid="_x0000_s1094" style="position:absolute;left:46304;top:58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4l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0xz+7qQrIJdXAAAA//8DAFBLAQItABQABgAIAAAAIQDb4fbL7gAAAIUBAAATAAAAAAAA&#10;AAAAAAAAAAAAAABbQ29udGVudF9UeXBlc10ueG1sUEsBAi0AFAAGAAgAAAAhAFr0LFu/AAAAFQEA&#10;AAsAAAAAAAAAAAAAAAAAHwEAAF9yZWxzLy5yZWxzUEsBAi0AFAAGAAgAAAAhACd/ziXHAAAA3gAA&#10;AA8AAAAAAAAAAAAAAAAABwIAAGRycy9kb3ducmV2LnhtbFBLBQYAAAAAAwADALcAAAD7AgAAAAA=&#10;" path="m,l9144,r,9144l,9144,,e" fillcolor="#008ac8" stroked="f" strokeweight="0">
                  <v:stroke miterlimit="83231f" joinstyle="miter"/>
                  <v:path arrowok="t" textboxrect="0,0,9144,9144"/>
                </v:shape>
                <v:shape id="Shape 41677" o:spid="_x0000_s1095" style="position:absolute;left:46365;top:5885;width:13749;height:91;visibility:visible;mso-wrap-style:square;v-text-anchor:top" coordsize="1374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" path="m,l1374902,r,9144l,9144,,e" fillcolor="#008ac8" stroked="f" strokeweight="0">
                  <v:stroke miterlimit="83231f" joinstyle="miter"/>
                  <v:path arrowok="t" textboxrect="0,0,1374902,9144"/>
                </v:shape>
                <w10:anchorlock/>
              </v:group>
            </w:pict>
          </mc:Fallback>
        </mc:AlternateContent>
      </w:r>
    </w:p>
    <w:p w14:paraId="4F68D00D" w14:textId="77777777" w:rsidR="00681A6C" w:rsidRDefault="00CA1699">
      <w:pPr>
        <w:spacing w:after="0" w:line="259" w:lineRule="auto"/>
        <w:ind w:left="720" w:firstLine="0"/>
      </w:pPr>
      <w:r>
        <w:t xml:space="preserve"> </w:t>
      </w:r>
    </w:p>
    <w:p w14:paraId="0302651C" w14:textId="77777777" w:rsidR="00681A6C" w:rsidRDefault="00681A6C">
      <w:pPr>
        <w:sectPr w:rsidR="00681A6C">
          <w:footerReference w:type="even" r:id="rId12"/>
          <w:footerReference w:type="default" r:id="rId13"/>
          <w:footerReference w:type="first" r:id="rId14"/>
          <w:footnotePr>
            <w:numRestart w:val="eachPage"/>
          </w:footnotePr>
          <w:pgSz w:w="12240" w:h="15840"/>
          <w:pgMar w:top="826" w:right="1437" w:bottom="142" w:left="720" w:header="720" w:footer="720" w:gutter="0"/>
          <w:pgNumType w:fmt="lowerRoman"/>
          <w:cols w:space="720"/>
          <w:titlePg/>
        </w:sectPr>
      </w:pPr>
    </w:p>
    <w:p w14:paraId="572E9900" w14:textId="77777777" w:rsidR="000161AD" w:rsidRDefault="00CA1699">
      <w:pPr>
        <w:spacing w:after="308" w:line="259" w:lineRule="auto"/>
        <w:ind w:left="-5"/>
      </w:pPr>
      <w:r>
        <w:rPr>
          <w:color w:val="008AC8"/>
          <w:sz w:val="32"/>
        </w:rPr>
        <w:lastRenderedPageBreak/>
        <w:t xml:space="preserve">Table of Contents </w:t>
      </w:r>
    </w:p>
    <w:customXmlInsRangeStart w:id="0" w:author="Christian Hamson" w:date="2018-11-09T18:11:00Z"/>
    <w:sdt>
      <w:sdtPr>
        <w:rPr>
          <w:rFonts w:ascii="Segoe UI" w:eastAsia="Segoe UI" w:hAnsi="Segoe UI" w:cs="Segoe UI"/>
          <w:color w:val="000000"/>
          <w:sz w:val="22"/>
          <w:szCs w:val="22"/>
        </w:rPr>
        <w:id w:val="-2128604728"/>
        <w:docPartObj>
          <w:docPartGallery w:val="Table of Contents"/>
          <w:docPartUnique/>
        </w:docPartObj>
      </w:sdtPr>
      <w:sdtEndPr>
        <w:rPr>
          <w:b/>
          <w:bCs/>
          <w:noProof/>
        </w:rPr>
      </w:sdtEndPr>
      <w:sdtContent>
        <w:customXmlInsRangeEnd w:id="0"/>
        <w:p w14:paraId="31B072E3" w14:textId="5BA60810" w:rsidR="000161AD" w:rsidRDefault="000161AD">
          <w:pPr>
            <w:pStyle w:val="TOCHeading"/>
            <w:rPr>
              <w:ins w:id="1" w:author="Christian Hamson" w:date="2018-11-09T18:11:00Z"/>
            </w:rPr>
          </w:pPr>
        </w:p>
        <w:p w14:paraId="54534B12" w14:textId="5562A886" w:rsidR="00A92AF7" w:rsidRDefault="000161AD">
          <w:pPr>
            <w:pStyle w:val="TOC1"/>
            <w:tabs>
              <w:tab w:val="left" w:pos="440"/>
              <w:tab w:val="right" w:leader="dot" w:pos="9339"/>
            </w:tabs>
            <w:rPr>
              <w:rFonts w:asciiTheme="minorHAnsi" w:eastAsiaTheme="minorEastAsia" w:hAnsiTheme="minorHAnsi" w:cstheme="minorBidi"/>
              <w:noProof/>
              <w:color w:val="auto"/>
            </w:rPr>
          </w:pPr>
          <w:ins w:id="2" w:author="Christian Hamson" w:date="2018-11-09T18:11:00Z">
            <w:r>
              <w:rPr>
                <w:b/>
                <w:bCs/>
                <w:noProof/>
              </w:rPr>
              <w:fldChar w:fldCharType="begin"/>
            </w:r>
            <w:r>
              <w:rPr>
                <w:b/>
                <w:bCs/>
                <w:noProof/>
              </w:rPr>
              <w:instrText xml:space="preserve"> TOC \o "1-3" \h \z \u </w:instrText>
            </w:r>
            <w:r>
              <w:rPr>
                <w:b/>
                <w:bCs/>
                <w:noProof/>
              </w:rPr>
              <w:fldChar w:fldCharType="separate"/>
            </w:r>
          </w:ins>
          <w:hyperlink w:anchor="_Toc529712041" w:history="1">
            <w:r w:rsidR="00A92AF7" w:rsidRPr="00CC2EF2">
              <w:rPr>
                <w:rStyle w:val="Hyperlink"/>
                <w:noProof/>
              </w:rPr>
              <w:t>1</w:t>
            </w:r>
            <w:r w:rsidR="00A92AF7" w:rsidRPr="00CC2EF2">
              <w:rPr>
                <w:rStyle w:val="Hyperlink"/>
                <w:rFonts w:ascii="Arial" w:eastAsia="Arial" w:hAnsi="Arial" w:cs="Arial"/>
                <w:noProof/>
              </w:rPr>
              <w:t xml:space="preserve"> </w:t>
            </w:r>
            <w:r w:rsidR="00A92AF7">
              <w:rPr>
                <w:rFonts w:asciiTheme="minorHAnsi" w:eastAsiaTheme="minorEastAsia" w:hAnsiTheme="minorHAnsi" w:cstheme="minorBidi"/>
                <w:noProof/>
                <w:color w:val="auto"/>
              </w:rPr>
              <w:tab/>
            </w:r>
            <w:r w:rsidR="00A92AF7" w:rsidRPr="00CC2EF2">
              <w:rPr>
                <w:rStyle w:val="Hyperlink"/>
                <w:noProof/>
              </w:rPr>
              <w:t>Summary</w:t>
            </w:r>
            <w:r w:rsidR="00A92AF7">
              <w:rPr>
                <w:noProof/>
                <w:webHidden/>
              </w:rPr>
              <w:tab/>
            </w:r>
            <w:r w:rsidR="00A92AF7">
              <w:rPr>
                <w:noProof/>
                <w:webHidden/>
              </w:rPr>
              <w:fldChar w:fldCharType="begin"/>
            </w:r>
            <w:r w:rsidR="00A92AF7">
              <w:rPr>
                <w:noProof/>
                <w:webHidden/>
              </w:rPr>
              <w:instrText xml:space="preserve"> PAGEREF _Toc529712041 \h </w:instrText>
            </w:r>
            <w:r w:rsidR="00A92AF7">
              <w:rPr>
                <w:noProof/>
                <w:webHidden/>
              </w:rPr>
            </w:r>
            <w:r w:rsidR="00A92AF7">
              <w:rPr>
                <w:noProof/>
                <w:webHidden/>
              </w:rPr>
              <w:fldChar w:fldCharType="separate"/>
            </w:r>
            <w:r w:rsidR="00A92AF7">
              <w:rPr>
                <w:noProof/>
                <w:webHidden/>
              </w:rPr>
              <w:t>vi</w:t>
            </w:r>
            <w:r w:rsidR="00A92AF7">
              <w:rPr>
                <w:noProof/>
                <w:webHidden/>
              </w:rPr>
              <w:fldChar w:fldCharType="end"/>
            </w:r>
          </w:hyperlink>
        </w:p>
        <w:p w14:paraId="1A73D57F" w14:textId="4E45C304"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42" w:history="1">
            <w:r w:rsidRPr="00CC2EF2">
              <w:rPr>
                <w:rStyle w:val="Hyperlink"/>
                <w:noProof/>
              </w:rPr>
              <w:t>2</w:t>
            </w:r>
            <w:r>
              <w:rPr>
                <w:rFonts w:asciiTheme="minorHAnsi" w:eastAsiaTheme="minorEastAsia" w:hAnsiTheme="minorHAnsi" w:cstheme="minorBidi"/>
                <w:noProof/>
                <w:color w:val="auto"/>
              </w:rPr>
              <w:tab/>
            </w:r>
            <w:r w:rsidRPr="00CC2EF2">
              <w:rPr>
                <w:rStyle w:val="Hyperlink"/>
                <w:noProof/>
              </w:rPr>
              <w:t>The philosophy behind the Azure Data Lake organization</w:t>
            </w:r>
            <w:r>
              <w:rPr>
                <w:noProof/>
                <w:webHidden/>
              </w:rPr>
              <w:tab/>
            </w:r>
            <w:r>
              <w:rPr>
                <w:noProof/>
                <w:webHidden/>
              </w:rPr>
              <w:fldChar w:fldCharType="begin"/>
            </w:r>
            <w:r>
              <w:rPr>
                <w:noProof/>
                <w:webHidden/>
              </w:rPr>
              <w:instrText xml:space="preserve"> PAGEREF _Toc529712042 \h </w:instrText>
            </w:r>
            <w:r>
              <w:rPr>
                <w:noProof/>
                <w:webHidden/>
              </w:rPr>
            </w:r>
            <w:r>
              <w:rPr>
                <w:noProof/>
                <w:webHidden/>
              </w:rPr>
              <w:fldChar w:fldCharType="separate"/>
            </w:r>
            <w:r>
              <w:rPr>
                <w:noProof/>
                <w:webHidden/>
              </w:rPr>
              <w:t>7</w:t>
            </w:r>
            <w:r>
              <w:rPr>
                <w:noProof/>
                <w:webHidden/>
              </w:rPr>
              <w:fldChar w:fldCharType="end"/>
            </w:r>
          </w:hyperlink>
        </w:p>
        <w:p w14:paraId="68D22873" w14:textId="6DEF4491"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43" w:history="1">
            <w:r w:rsidRPr="00CC2EF2">
              <w:rPr>
                <w:rStyle w:val="Hyperlink"/>
                <w:noProof/>
              </w:rPr>
              <w:t>3</w:t>
            </w:r>
            <w:r>
              <w:rPr>
                <w:rFonts w:asciiTheme="minorHAnsi" w:eastAsiaTheme="minorEastAsia" w:hAnsiTheme="minorHAnsi" w:cstheme="minorBidi"/>
                <w:noProof/>
                <w:color w:val="auto"/>
              </w:rPr>
              <w:tab/>
            </w:r>
            <w:r w:rsidRPr="00CC2EF2">
              <w:rPr>
                <w:rStyle w:val="Hyperlink"/>
                <w:noProof/>
              </w:rPr>
              <w:t xml:space="preserve">Decisions to be </w:t>
            </w:r>
            <w:r w:rsidRPr="00CC2EF2">
              <w:rPr>
                <w:rStyle w:val="Hyperlink"/>
                <w:noProof/>
              </w:rPr>
              <w:t>m</w:t>
            </w:r>
            <w:r w:rsidRPr="00CC2EF2">
              <w:rPr>
                <w:rStyle w:val="Hyperlink"/>
                <w:noProof/>
              </w:rPr>
              <w:t>ade</w:t>
            </w:r>
            <w:r>
              <w:rPr>
                <w:noProof/>
                <w:webHidden/>
              </w:rPr>
              <w:tab/>
            </w:r>
            <w:r>
              <w:rPr>
                <w:noProof/>
                <w:webHidden/>
              </w:rPr>
              <w:fldChar w:fldCharType="begin"/>
            </w:r>
            <w:r>
              <w:rPr>
                <w:noProof/>
                <w:webHidden/>
              </w:rPr>
              <w:instrText xml:space="preserve"> PAGEREF _Toc529712043 \h </w:instrText>
            </w:r>
            <w:r>
              <w:rPr>
                <w:noProof/>
                <w:webHidden/>
              </w:rPr>
            </w:r>
            <w:r>
              <w:rPr>
                <w:noProof/>
                <w:webHidden/>
              </w:rPr>
              <w:fldChar w:fldCharType="separate"/>
            </w:r>
            <w:r>
              <w:rPr>
                <w:noProof/>
                <w:webHidden/>
              </w:rPr>
              <w:t>10</w:t>
            </w:r>
            <w:r>
              <w:rPr>
                <w:noProof/>
                <w:webHidden/>
              </w:rPr>
              <w:fldChar w:fldCharType="end"/>
            </w:r>
          </w:hyperlink>
        </w:p>
        <w:p w14:paraId="6166B046" w14:textId="18C148F9"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44" w:history="1">
            <w:r w:rsidRPr="00CC2EF2">
              <w:rPr>
                <w:rStyle w:val="Hyperlink"/>
                <w:noProof/>
              </w:rPr>
              <w:t>4</w:t>
            </w:r>
            <w:r>
              <w:rPr>
                <w:rFonts w:asciiTheme="minorHAnsi" w:eastAsiaTheme="minorEastAsia" w:hAnsiTheme="minorHAnsi" w:cstheme="minorBidi"/>
                <w:noProof/>
                <w:color w:val="auto"/>
              </w:rPr>
              <w:tab/>
            </w:r>
            <w:r w:rsidRPr="00CC2EF2">
              <w:rPr>
                <w:rStyle w:val="Hyperlink"/>
                <w:noProof/>
              </w:rPr>
              <w:t>Data Lakes for Dev/Test and Prod</w:t>
            </w:r>
            <w:r>
              <w:rPr>
                <w:noProof/>
                <w:webHidden/>
              </w:rPr>
              <w:tab/>
            </w:r>
            <w:r>
              <w:rPr>
                <w:noProof/>
                <w:webHidden/>
              </w:rPr>
              <w:fldChar w:fldCharType="begin"/>
            </w:r>
            <w:r>
              <w:rPr>
                <w:noProof/>
                <w:webHidden/>
              </w:rPr>
              <w:instrText xml:space="preserve"> PAGEREF _Toc529712044 \h </w:instrText>
            </w:r>
            <w:r>
              <w:rPr>
                <w:noProof/>
                <w:webHidden/>
              </w:rPr>
            </w:r>
            <w:r>
              <w:rPr>
                <w:noProof/>
                <w:webHidden/>
              </w:rPr>
              <w:fldChar w:fldCharType="separate"/>
            </w:r>
            <w:r>
              <w:rPr>
                <w:noProof/>
                <w:webHidden/>
              </w:rPr>
              <w:t>12</w:t>
            </w:r>
            <w:r>
              <w:rPr>
                <w:noProof/>
                <w:webHidden/>
              </w:rPr>
              <w:fldChar w:fldCharType="end"/>
            </w:r>
          </w:hyperlink>
        </w:p>
        <w:p w14:paraId="3B8547DE" w14:textId="46529AB2"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45" w:history="1">
            <w:r w:rsidRPr="00CC2EF2">
              <w:rPr>
                <w:rStyle w:val="Hyperlink"/>
                <w:noProof/>
              </w:rPr>
              <w:t>5</w:t>
            </w:r>
            <w:r>
              <w:rPr>
                <w:rFonts w:asciiTheme="minorHAnsi" w:eastAsiaTheme="minorEastAsia" w:hAnsiTheme="minorHAnsi" w:cstheme="minorBidi"/>
                <w:noProof/>
                <w:color w:val="auto"/>
              </w:rPr>
              <w:tab/>
            </w:r>
            <w:r w:rsidRPr="00CC2EF2">
              <w:rPr>
                <w:rStyle w:val="Hyperlink"/>
                <w:noProof/>
              </w:rPr>
              <w:t>The internal organization of the Azure Data lake</w:t>
            </w:r>
            <w:r>
              <w:rPr>
                <w:noProof/>
                <w:webHidden/>
              </w:rPr>
              <w:tab/>
            </w:r>
            <w:r>
              <w:rPr>
                <w:noProof/>
                <w:webHidden/>
              </w:rPr>
              <w:fldChar w:fldCharType="begin"/>
            </w:r>
            <w:r>
              <w:rPr>
                <w:noProof/>
                <w:webHidden/>
              </w:rPr>
              <w:instrText xml:space="preserve"> PAGEREF _Toc529712045 \h </w:instrText>
            </w:r>
            <w:r>
              <w:rPr>
                <w:noProof/>
                <w:webHidden/>
              </w:rPr>
            </w:r>
            <w:r>
              <w:rPr>
                <w:noProof/>
                <w:webHidden/>
              </w:rPr>
              <w:fldChar w:fldCharType="separate"/>
            </w:r>
            <w:r>
              <w:rPr>
                <w:noProof/>
                <w:webHidden/>
              </w:rPr>
              <w:t>13</w:t>
            </w:r>
            <w:r>
              <w:rPr>
                <w:noProof/>
                <w:webHidden/>
              </w:rPr>
              <w:fldChar w:fldCharType="end"/>
            </w:r>
          </w:hyperlink>
        </w:p>
        <w:p w14:paraId="0322F2B5" w14:textId="3917F4C5"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46" w:history="1">
            <w:r w:rsidRPr="00CC2EF2">
              <w:rPr>
                <w:rStyle w:val="Hyperlink"/>
                <w:noProof/>
              </w:rPr>
              <w:t>5.1</w:t>
            </w:r>
            <w:r>
              <w:rPr>
                <w:rFonts w:asciiTheme="minorHAnsi" w:eastAsiaTheme="minorEastAsia" w:hAnsiTheme="minorHAnsi" w:cstheme="minorBidi"/>
                <w:noProof/>
                <w:color w:val="auto"/>
              </w:rPr>
              <w:tab/>
            </w:r>
            <w:r w:rsidRPr="00CC2EF2">
              <w:rPr>
                <w:rStyle w:val="Hyperlink"/>
                <w:noProof/>
              </w:rPr>
              <w:t>Logical Zones</w:t>
            </w:r>
            <w:r>
              <w:rPr>
                <w:noProof/>
                <w:webHidden/>
              </w:rPr>
              <w:tab/>
            </w:r>
            <w:r>
              <w:rPr>
                <w:noProof/>
                <w:webHidden/>
              </w:rPr>
              <w:fldChar w:fldCharType="begin"/>
            </w:r>
            <w:r>
              <w:rPr>
                <w:noProof/>
                <w:webHidden/>
              </w:rPr>
              <w:instrText xml:space="preserve"> PAGEREF _Toc529712046 \h </w:instrText>
            </w:r>
            <w:r>
              <w:rPr>
                <w:noProof/>
                <w:webHidden/>
              </w:rPr>
            </w:r>
            <w:r>
              <w:rPr>
                <w:noProof/>
                <w:webHidden/>
              </w:rPr>
              <w:fldChar w:fldCharType="separate"/>
            </w:r>
            <w:r>
              <w:rPr>
                <w:noProof/>
                <w:webHidden/>
              </w:rPr>
              <w:t>13</w:t>
            </w:r>
            <w:r>
              <w:rPr>
                <w:noProof/>
                <w:webHidden/>
              </w:rPr>
              <w:fldChar w:fldCharType="end"/>
            </w:r>
          </w:hyperlink>
        </w:p>
        <w:p w14:paraId="6EC5C22C" w14:textId="5FD2F15C" w:rsidR="00A92AF7" w:rsidRDefault="00A92AF7">
          <w:pPr>
            <w:pStyle w:val="TOC3"/>
            <w:tabs>
              <w:tab w:val="right" w:leader="dot" w:pos="9339"/>
            </w:tabs>
            <w:rPr>
              <w:rFonts w:asciiTheme="minorHAnsi" w:eastAsiaTheme="minorEastAsia" w:hAnsiTheme="minorHAnsi" w:cstheme="minorBidi"/>
              <w:noProof/>
              <w:color w:val="auto"/>
            </w:rPr>
          </w:pPr>
          <w:hyperlink w:anchor="_Toc529712047" w:history="1">
            <w:r w:rsidRPr="00CC2EF2">
              <w:rPr>
                <w:rStyle w:val="Hyperlink"/>
                <w:noProof/>
              </w:rPr>
              <w:t>5.1.1 The Raw Zone</w:t>
            </w:r>
            <w:r>
              <w:rPr>
                <w:noProof/>
                <w:webHidden/>
              </w:rPr>
              <w:tab/>
            </w:r>
            <w:r>
              <w:rPr>
                <w:noProof/>
                <w:webHidden/>
              </w:rPr>
              <w:fldChar w:fldCharType="begin"/>
            </w:r>
            <w:r>
              <w:rPr>
                <w:noProof/>
                <w:webHidden/>
              </w:rPr>
              <w:instrText xml:space="preserve"> PAGEREF _Toc529712047 \h </w:instrText>
            </w:r>
            <w:r>
              <w:rPr>
                <w:noProof/>
                <w:webHidden/>
              </w:rPr>
            </w:r>
            <w:r>
              <w:rPr>
                <w:noProof/>
                <w:webHidden/>
              </w:rPr>
              <w:fldChar w:fldCharType="separate"/>
            </w:r>
            <w:r>
              <w:rPr>
                <w:noProof/>
                <w:webHidden/>
              </w:rPr>
              <w:t>13</w:t>
            </w:r>
            <w:r>
              <w:rPr>
                <w:noProof/>
                <w:webHidden/>
              </w:rPr>
              <w:fldChar w:fldCharType="end"/>
            </w:r>
          </w:hyperlink>
        </w:p>
        <w:p w14:paraId="33B70993" w14:textId="2F37CF31" w:rsidR="00A92AF7" w:rsidRDefault="00A92AF7">
          <w:pPr>
            <w:pStyle w:val="TOC3"/>
            <w:tabs>
              <w:tab w:val="right" w:leader="dot" w:pos="9339"/>
            </w:tabs>
            <w:rPr>
              <w:rFonts w:asciiTheme="minorHAnsi" w:eastAsiaTheme="minorEastAsia" w:hAnsiTheme="minorHAnsi" w:cstheme="minorBidi"/>
              <w:noProof/>
              <w:color w:val="auto"/>
            </w:rPr>
          </w:pPr>
          <w:hyperlink w:anchor="_Toc529712048" w:history="1">
            <w:r w:rsidRPr="00CC2EF2">
              <w:rPr>
                <w:rStyle w:val="Hyperlink"/>
                <w:noProof/>
              </w:rPr>
              <w:t>5.1.2 The Landing Zone</w:t>
            </w:r>
            <w:r>
              <w:rPr>
                <w:noProof/>
                <w:webHidden/>
              </w:rPr>
              <w:tab/>
            </w:r>
            <w:r>
              <w:rPr>
                <w:noProof/>
                <w:webHidden/>
              </w:rPr>
              <w:fldChar w:fldCharType="begin"/>
            </w:r>
            <w:r>
              <w:rPr>
                <w:noProof/>
                <w:webHidden/>
              </w:rPr>
              <w:instrText xml:space="preserve"> PAGEREF _Toc529712048 \h </w:instrText>
            </w:r>
            <w:r>
              <w:rPr>
                <w:noProof/>
                <w:webHidden/>
              </w:rPr>
            </w:r>
            <w:r>
              <w:rPr>
                <w:noProof/>
                <w:webHidden/>
              </w:rPr>
              <w:fldChar w:fldCharType="separate"/>
            </w:r>
            <w:r>
              <w:rPr>
                <w:noProof/>
                <w:webHidden/>
              </w:rPr>
              <w:t>14</w:t>
            </w:r>
            <w:r>
              <w:rPr>
                <w:noProof/>
                <w:webHidden/>
              </w:rPr>
              <w:fldChar w:fldCharType="end"/>
            </w:r>
          </w:hyperlink>
        </w:p>
        <w:p w14:paraId="0FF71310" w14:textId="52B993D6" w:rsidR="00A92AF7" w:rsidRDefault="00A92AF7">
          <w:pPr>
            <w:pStyle w:val="TOC3"/>
            <w:tabs>
              <w:tab w:val="right" w:leader="dot" w:pos="9339"/>
            </w:tabs>
            <w:rPr>
              <w:rFonts w:asciiTheme="minorHAnsi" w:eastAsiaTheme="minorEastAsia" w:hAnsiTheme="minorHAnsi" w:cstheme="minorBidi"/>
              <w:noProof/>
              <w:color w:val="auto"/>
            </w:rPr>
          </w:pPr>
          <w:hyperlink w:anchor="_Toc529712049" w:history="1">
            <w:r w:rsidRPr="00CC2EF2">
              <w:rPr>
                <w:rStyle w:val="Hyperlink"/>
                <w:noProof/>
              </w:rPr>
              <w:t>5.1.3 The Curated (Gold, Publish) Zone</w:t>
            </w:r>
            <w:r>
              <w:rPr>
                <w:noProof/>
                <w:webHidden/>
              </w:rPr>
              <w:tab/>
            </w:r>
            <w:r>
              <w:rPr>
                <w:noProof/>
                <w:webHidden/>
              </w:rPr>
              <w:fldChar w:fldCharType="begin"/>
            </w:r>
            <w:r>
              <w:rPr>
                <w:noProof/>
                <w:webHidden/>
              </w:rPr>
              <w:instrText xml:space="preserve"> PAGEREF _Toc529712049 \h </w:instrText>
            </w:r>
            <w:r>
              <w:rPr>
                <w:noProof/>
                <w:webHidden/>
              </w:rPr>
            </w:r>
            <w:r>
              <w:rPr>
                <w:noProof/>
                <w:webHidden/>
              </w:rPr>
              <w:fldChar w:fldCharType="separate"/>
            </w:r>
            <w:r>
              <w:rPr>
                <w:noProof/>
                <w:webHidden/>
              </w:rPr>
              <w:t>14</w:t>
            </w:r>
            <w:r>
              <w:rPr>
                <w:noProof/>
                <w:webHidden/>
              </w:rPr>
              <w:fldChar w:fldCharType="end"/>
            </w:r>
          </w:hyperlink>
        </w:p>
        <w:p w14:paraId="14A30B4E" w14:textId="097FBD8D" w:rsidR="00A92AF7" w:rsidRDefault="00A92AF7">
          <w:pPr>
            <w:pStyle w:val="TOC3"/>
            <w:tabs>
              <w:tab w:val="right" w:leader="dot" w:pos="9339"/>
            </w:tabs>
            <w:rPr>
              <w:rFonts w:asciiTheme="minorHAnsi" w:eastAsiaTheme="minorEastAsia" w:hAnsiTheme="minorHAnsi" w:cstheme="minorBidi"/>
              <w:noProof/>
              <w:color w:val="auto"/>
            </w:rPr>
          </w:pPr>
          <w:hyperlink w:anchor="_Toc529712050" w:history="1">
            <w:r w:rsidRPr="00CC2EF2">
              <w:rPr>
                <w:rStyle w:val="Hyperlink"/>
                <w:noProof/>
              </w:rPr>
              <w:t>5.1.4 The Staging Zone</w:t>
            </w:r>
            <w:r>
              <w:rPr>
                <w:noProof/>
                <w:webHidden/>
              </w:rPr>
              <w:tab/>
            </w:r>
            <w:r>
              <w:rPr>
                <w:noProof/>
                <w:webHidden/>
              </w:rPr>
              <w:fldChar w:fldCharType="begin"/>
            </w:r>
            <w:r>
              <w:rPr>
                <w:noProof/>
                <w:webHidden/>
              </w:rPr>
              <w:instrText xml:space="preserve"> PAGEREF _Toc529712050 \h </w:instrText>
            </w:r>
            <w:r>
              <w:rPr>
                <w:noProof/>
                <w:webHidden/>
              </w:rPr>
            </w:r>
            <w:r>
              <w:rPr>
                <w:noProof/>
                <w:webHidden/>
              </w:rPr>
              <w:fldChar w:fldCharType="separate"/>
            </w:r>
            <w:r>
              <w:rPr>
                <w:noProof/>
                <w:webHidden/>
              </w:rPr>
              <w:t>15</w:t>
            </w:r>
            <w:r>
              <w:rPr>
                <w:noProof/>
                <w:webHidden/>
              </w:rPr>
              <w:fldChar w:fldCharType="end"/>
            </w:r>
          </w:hyperlink>
        </w:p>
        <w:p w14:paraId="4DF5758B" w14:textId="2591BD67" w:rsidR="00A92AF7" w:rsidRDefault="00A92AF7">
          <w:pPr>
            <w:pStyle w:val="TOC3"/>
            <w:tabs>
              <w:tab w:val="right" w:leader="dot" w:pos="9339"/>
            </w:tabs>
            <w:rPr>
              <w:rFonts w:asciiTheme="minorHAnsi" w:eastAsiaTheme="minorEastAsia" w:hAnsiTheme="minorHAnsi" w:cstheme="minorBidi"/>
              <w:noProof/>
              <w:color w:val="auto"/>
            </w:rPr>
          </w:pPr>
          <w:hyperlink w:anchor="_Toc529712051" w:history="1">
            <w:r w:rsidRPr="00CC2EF2">
              <w:rPr>
                <w:rStyle w:val="Hyperlink"/>
                <w:noProof/>
              </w:rPr>
              <w:t>5.1.5 The dev and test zones</w:t>
            </w:r>
            <w:r>
              <w:rPr>
                <w:noProof/>
                <w:webHidden/>
              </w:rPr>
              <w:tab/>
            </w:r>
            <w:r>
              <w:rPr>
                <w:noProof/>
                <w:webHidden/>
              </w:rPr>
              <w:fldChar w:fldCharType="begin"/>
            </w:r>
            <w:r>
              <w:rPr>
                <w:noProof/>
                <w:webHidden/>
              </w:rPr>
              <w:instrText xml:space="preserve"> PAGEREF _Toc529712051 \h </w:instrText>
            </w:r>
            <w:r>
              <w:rPr>
                <w:noProof/>
                <w:webHidden/>
              </w:rPr>
            </w:r>
            <w:r>
              <w:rPr>
                <w:noProof/>
                <w:webHidden/>
              </w:rPr>
              <w:fldChar w:fldCharType="separate"/>
            </w:r>
            <w:r>
              <w:rPr>
                <w:noProof/>
                <w:webHidden/>
              </w:rPr>
              <w:t>15</w:t>
            </w:r>
            <w:r>
              <w:rPr>
                <w:noProof/>
                <w:webHidden/>
              </w:rPr>
              <w:fldChar w:fldCharType="end"/>
            </w:r>
          </w:hyperlink>
        </w:p>
        <w:p w14:paraId="5CAB36E7" w14:textId="4AE58EA9" w:rsidR="00A92AF7" w:rsidRDefault="00A92AF7">
          <w:pPr>
            <w:pStyle w:val="TOC3"/>
            <w:tabs>
              <w:tab w:val="right" w:leader="dot" w:pos="9339"/>
            </w:tabs>
            <w:rPr>
              <w:rFonts w:asciiTheme="minorHAnsi" w:eastAsiaTheme="minorEastAsia" w:hAnsiTheme="minorHAnsi" w:cstheme="minorBidi"/>
              <w:noProof/>
              <w:color w:val="auto"/>
            </w:rPr>
          </w:pPr>
          <w:hyperlink w:anchor="_Toc529712052" w:history="1">
            <w:r w:rsidRPr="00CC2EF2">
              <w:rPr>
                <w:rStyle w:val="Hyperlink"/>
                <w:noProof/>
              </w:rPr>
              <w:t>5.1.6 The Analytics Sandbox Zone</w:t>
            </w:r>
            <w:r>
              <w:rPr>
                <w:noProof/>
                <w:webHidden/>
              </w:rPr>
              <w:tab/>
            </w:r>
            <w:r>
              <w:rPr>
                <w:noProof/>
                <w:webHidden/>
              </w:rPr>
              <w:fldChar w:fldCharType="begin"/>
            </w:r>
            <w:r>
              <w:rPr>
                <w:noProof/>
                <w:webHidden/>
              </w:rPr>
              <w:instrText xml:space="preserve"> PAGEREF _Toc529712052 \h </w:instrText>
            </w:r>
            <w:r>
              <w:rPr>
                <w:noProof/>
                <w:webHidden/>
              </w:rPr>
            </w:r>
            <w:r>
              <w:rPr>
                <w:noProof/>
                <w:webHidden/>
              </w:rPr>
              <w:fldChar w:fldCharType="separate"/>
            </w:r>
            <w:r>
              <w:rPr>
                <w:noProof/>
                <w:webHidden/>
              </w:rPr>
              <w:t>15</w:t>
            </w:r>
            <w:r>
              <w:rPr>
                <w:noProof/>
                <w:webHidden/>
              </w:rPr>
              <w:fldChar w:fldCharType="end"/>
            </w:r>
          </w:hyperlink>
        </w:p>
        <w:p w14:paraId="2F661ADA" w14:textId="2CC72076" w:rsidR="00A92AF7" w:rsidRDefault="00A92AF7">
          <w:pPr>
            <w:pStyle w:val="TOC3"/>
            <w:tabs>
              <w:tab w:val="right" w:leader="dot" w:pos="9339"/>
            </w:tabs>
            <w:rPr>
              <w:rFonts w:asciiTheme="minorHAnsi" w:eastAsiaTheme="minorEastAsia" w:hAnsiTheme="minorHAnsi" w:cstheme="minorBidi"/>
              <w:noProof/>
              <w:color w:val="auto"/>
            </w:rPr>
          </w:pPr>
          <w:hyperlink w:anchor="_Toc529712053" w:history="1">
            <w:r w:rsidRPr="00CC2EF2">
              <w:rPr>
                <w:rStyle w:val="Hyperlink"/>
                <w:noProof/>
              </w:rPr>
              <w:t>5.1.7 The Archive Zone</w:t>
            </w:r>
            <w:r>
              <w:rPr>
                <w:noProof/>
                <w:webHidden/>
              </w:rPr>
              <w:tab/>
            </w:r>
            <w:r>
              <w:rPr>
                <w:noProof/>
                <w:webHidden/>
              </w:rPr>
              <w:fldChar w:fldCharType="begin"/>
            </w:r>
            <w:r>
              <w:rPr>
                <w:noProof/>
                <w:webHidden/>
              </w:rPr>
              <w:instrText xml:space="preserve"> PAGEREF _Toc529712053 \h </w:instrText>
            </w:r>
            <w:r>
              <w:rPr>
                <w:noProof/>
                <w:webHidden/>
              </w:rPr>
            </w:r>
            <w:r>
              <w:rPr>
                <w:noProof/>
                <w:webHidden/>
              </w:rPr>
              <w:fldChar w:fldCharType="separate"/>
            </w:r>
            <w:r>
              <w:rPr>
                <w:noProof/>
                <w:webHidden/>
              </w:rPr>
              <w:t>15</w:t>
            </w:r>
            <w:r>
              <w:rPr>
                <w:noProof/>
                <w:webHidden/>
              </w:rPr>
              <w:fldChar w:fldCharType="end"/>
            </w:r>
          </w:hyperlink>
        </w:p>
        <w:p w14:paraId="7B20FC5A" w14:textId="628117E1"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54" w:history="1">
            <w:r w:rsidRPr="00CC2EF2">
              <w:rPr>
                <w:rStyle w:val="Hyperlink"/>
                <w:noProof/>
              </w:rPr>
              <w:t>5.2</w:t>
            </w:r>
            <w:r>
              <w:rPr>
                <w:rFonts w:asciiTheme="minorHAnsi" w:eastAsiaTheme="minorEastAsia" w:hAnsiTheme="minorHAnsi" w:cstheme="minorBidi"/>
                <w:noProof/>
                <w:color w:val="auto"/>
              </w:rPr>
              <w:tab/>
            </w:r>
            <w:r w:rsidRPr="00CC2EF2">
              <w:rPr>
                <w:rStyle w:val="Hyperlink"/>
                <w:noProof/>
              </w:rPr>
              <w:t>File System Hierarchy</w:t>
            </w:r>
            <w:r>
              <w:rPr>
                <w:noProof/>
                <w:webHidden/>
              </w:rPr>
              <w:tab/>
            </w:r>
            <w:r>
              <w:rPr>
                <w:noProof/>
                <w:webHidden/>
              </w:rPr>
              <w:fldChar w:fldCharType="begin"/>
            </w:r>
            <w:r>
              <w:rPr>
                <w:noProof/>
                <w:webHidden/>
              </w:rPr>
              <w:instrText xml:space="preserve"> PAGEREF _Toc529712054 \h </w:instrText>
            </w:r>
            <w:r>
              <w:rPr>
                <w:noProof/>
                <w:webHidden/>
              </w:rPr>
            </w:r>
            <w:r>
              <w:rPr>
                <w:noProof/>
                <w:webHidden/>
              </w:rPr>
              <w:fldChar w:fldCharType="separate"/>
            </w:r>
            <w:r>
              <w:rPr>
                <w:noProof/>
                <w:webHidden/>
              </w:rPr>
              <w:t>15</w:t>
            </w:r>
            <w:r>
              <w:rPr>
                <w:noProof/>
                <w:webHidden/>
              </w:rPr>
              <w:fldChar w:fldCharType="end"/>
            </w:r>
          </w:hyperlink>
        </w:p>
        <w:p w14:paraId="3B7DFCC3" w14:textId="2CD7CB40"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55" w:history="1">
            <w:r w:rsidRPr="00CC2EF2">
              <w:rPr>
                <w:rStyle w:val="Hyperlink"/>
                <w:noProof/>
              </w:rPr>
              <w:t>5.3</w:t>
            </w:r>
            <w:r>
              <w:rPr>
                <w:rFonts w:asciiTheme="minorHAnsi" w:eastAsiaTheme="minorEastAsia" w:hAnsiTheme="minorHAnsi" w:cstheme="minorBidi"/>
                <w:noProof/>
                <w:color w:val="auto"/>
              </w:rPr>
              <w:tab/>
            </w:r>
            <w:r w:rsidRPr="00CC2EF2">
              <w:rPr>
                <w:rStyle w:val="Hyperlink"/>
                <w:noProof/>
              </w:rPr>
              <w:t>The Data movement process within the Lake</w:t>
            </w:r>
            <w:r>
              <w:rPr>
                <w:noProof/>
                <w:webHidden/>
              </w:rPr>
              <w:tab/>
            </w:r>
            <w:r>
              <w:rPr>
                <w:noProof/>
                <w:webHidden/>
              </w:rPr>
              <w:fldChar w:fldCharType="begin"/>
            </w:r>
            <w:r>
              <w:rPr>
                <w:noProof/>
                <w:webHidden/>
              </w:rPr>
              <w:instrText xml:space="preserve"> PAGEREF _Toc529712055 \h </w:instrText>
            </w:r>
            <w:r>
              <w:rPr>
                <w:noProof/>
                <w:webHidden/>
              </w:rPr>
            </w:r>
            <w:r>
              <w:rPr>
                <w:noProof/>
                <w:webHidden/>
              </w:rPr>
              <w:fldChar w:fldCharType="separate"/>
            </w:r>
            <w:r>
              <w:rPr>
                <w:noProof/>
                <w:webHidden/>
              </w:rPr>
              <w:t>16</w:t>
            </w:r>
            <w:r>
              <w:rPr>
                <w:noProof/>
                <w:webHidden/>
              </w:rPr>
              <w:fldChar w:fldCharType="end"/>
            </w:r>
          </w:hyperlink>
        </w:p>
        <w:p w14:paraId="6B568640" w14:textId="585978BE"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56" w:history="1">
            <w:r w:rsidRPr="00CC2EF2">
              <w:rPr>
                <w:rStyle w:val="Hyperlink"/>
                <w:noProof/>
              </w:rPr>
              <w:t>5.4</w:t>
            </w:r>
            <w:r>
              <w:rPr>
                <w:rFonts w:asciiTheme="minorHAnsi" w:eastAsiaTheme="minorEastAsia" w:hAnsiTheme="minorHAnsi" w:cstheme="minorBidi"/>
                <w:noProof/>
                <w:color w:val="auto"/>
              </w:rPr>
              <w:tab/>
            </w:r>
            <w:r w:rsidRPr="00CC2EF2">
              <w:rPr>
                <w:rStyle w:val="Hyperlink"/>
                <w:noProof/>
              </w:rPr>
              <w:t>Archiving</w:t>
            </w:r>
            <w:r>
              <w:rPr>
                <w:noProof/>
                <w:webHidden/>
              </w:rPr>
              <w:tab/>
            </w:r>
            <w:r>
              <w:rPr>
                <w:noProof/>
                <w:webHidden/>
              </w:rPr>
              <w:fldChar w:fldCharType="begin"/>
            </w:r>
            <w:r>
              <w:rPr>
                <w:noProof/>
                <w:webHidden/>
              </w:rPr>
              <w:instrText xml:space="preserve"> PAGEREF _Toc529712056 \h </w:instrText>
            </w:r>
            <w:r>
              <w:rPr>
                <w:noProof/>
                <w:webHidden/>
              </w:rPr>
            </w:r>
            <w:r>
              <w:rPr>
                <w:noProof/>
                <w:webHidden/>
              </w:rPr>
              <w:fldChar w:fldCharType="separate"/>
            </w:r>
            <w:r>
              <w:rPr>
                <w:noProof/>
                <w:webHidden/>
              </w:rPr>
              <w:t>17</w:t>
            </w:r>
            <w:r>
              <w:rPr>
                <w:noProof/>
                <w:webHidden/>
              </w:rPr>
              <w:fldChar w:fldCharType="end"/>
            </w:r>
          </w:hyperlink>
        </w:p>
        <w:p w14:paraId="7169350A" w14:textId="2C1930EA"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57" w:history="1">
            <w:r w:rsidRPr="00CC2EF2">
              <w:rPr>
                <w:rStyle w:val="Hyperlink"/>
                <w:noProof/>
              </w:rPr>
              <w:t>6</w:t>
            </w:r>
            <w:r>
              <w:rPr>
                <w:rFonts w:asciiTheme="minorHAnsi" w:eastAsiaTheme="minorEastAsia" w:hAnsiTheme="minorHAnsi" w:cstheme="minorBidi"/>
                <w:noProof/>
                <w:color w:val="auto"/>
              </w:rPr>
              <w:tab/>
            </w:r>
            <w:r w:rsidRPr="00CC2EF2">
              <w:rPr>
                <w:rStyle w:val="Hyperlink"/>
                <w:noProof/>
              </w:rPr>
              <w:t>The security model of Azure Data Lake</w:t>
            </w:r>
            <w:r>
              <w:rPr>
                <w:noProof/>
                <w:webHidden/>
              </w:rPr>
              <w:tab/>
            </w:r>
            <w:r>
              <w:rPr>
                <w:noProof/>
                <w:webHidden/>
              </w:rPr>
              <w:fldChar w:fldCharType="begin"/>
            </w:r>
            <w:r>
              <w:rPr>
                <w:noProof/>
                <w:webHidden/>
              </w:rPr>
              <w:instrText xml:space="preserve"> PAGEREF _Toc529712057 \h </w:instrText>
            </w:r>
            <w:r>
              <w:rPr>
                <w:noProof/>
                <w:webHidden/>
              </w:rPr>
            </w:r>
            <w:r>
              <w:rPr>
                <w:noProof/>
                <w:webHidden/>
              </w:rPr>
              <w:fldChar w:fldCharType="separate"/>
            </w:r>
            <w:r>
              <w:rPr>
                <w:noProof/>
                <w:webHidden/>
              </w:rPr>
              <w:t>18</w:t>
            </w:r>
            <w:r>
              <w:rPr>
                <w:noProof/>
                <w:webHidden/>
              </w:rPr>
              <w:fldChar w:fldCharType="end"/>
            </w:r>
          </w:hyperlink>
        </w:p>
        <w:p w14:paraId="6C24C122" w14:textId="69B56A25"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58" w:history="1">
            <w:r w:rsidRPr="00CC2EF2">
              <w:rPr>
                <w:rStyle w:val="Hyperlink"/>
                <w:noProof/>
              </w:rPr>
              <w:t>6.1</w:t>
            </w:r>
            <w:r>
              <w:rPr>
                <w:rFonts w:asciiTheme="minorHAnsi" w:eastAsiaTheme="minorEastAsia" w:hAnsiTheme="minorHAnsi" w:cstheme="minorBidi"/>
                <w:noProof/>
                <w:color w:val="auto"/>
              </w:rPr>
              <w:tab/>
            </w:r>
            <w:r w:rsidRPr="00CC2EF2">
              <w:rPr>
                <w:rStyle w:val="Hyperlink"/>
                <w:noProof/>
              </w:rPr>
              <w:t>Access Control</w:t>
            </w:r>
            <w:r>
              <w:rPr>
                <w:noProof/>
                <w:webHidden/>
              </w:rPr>
              <w:tab/>
            </w:r>
            <w:r>
              <w:rPr>
                <w:noProof/>
                <w:webHidden/>
              </w:rPr>
              <w:fldChar w:fldCharType="begin"/>
            </w:r>
            <w:r>
              <w:rPr>
                <w:noProof/>
                <w:webHidden/>
              </w:rPr>
              <w:instrText xml:space="preserve"> PAGEREF _Toc529712058 \h </w:instrText>
            </w:r>
            <w:r>
              <w:rPr>
                <w:noProof/>
                <w:webHidden/>
              </w:rPr>
            </w:r>
            <w:r>
              <w:rPr>
                <w:noProof/>
                <w:webHidden/>
              </w:rPr>
              <w:fldChar w:fldCharType="separate"/>
            </w:r>
            <w:r>
              <w:rPr>
                <w:noProof/>
                <w:webHidden/>
              </w:rPr>
              <w:t>18</w:t>
            </w:r>
            <w:r>
              <w:rPr>
                <w:noProof/>
                <w:webHidden/>
              </w:rPr>
              <w:fldChar w:fldCharType="end"/>
            </w:r>
          </w:hyperlink>
        </w:p>
        <w:p w14:paraId="591222F8" w14:textId="1F9590C3"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59" w:history="1">
            <w:r w:rsidRPr="00CC2EF2">
              <w:rPr>
                <w:rStyle w:val="Hyperlink"/>
                <w:noProof/>
              </w:rPr>
              <w:t>6.2</w:t>
            </w:r>
            <w:r>
              <w:rPr>
                <w:rFonts w:asciiTheme="minorHAnsi" w:eastAsiaTheme="minorEastAsia" w:hAnsiTheme="minorHAnsi" w:cstheme="minorBidi"/>
                <w:noProof/>
                <w:color w:val="auto"/>
              </w:rPr>
              <w:tab/>
            </w:r>
            <w:r w:rsidRPr="00CC2EF2">
              <w:rPr>
                <w:rStyle w:val="Hyperlink"/>
                <w:noProof/>
              </w:rPr>
              <w:t>ACLs and POSIX</w:t>
            </w:r>
            <w:r>
              <w:rPr>
                <w:noProof/>
                <w:webHidden/>
              </w:rPr>
              <w:tab/>
            </w:r>
            <w:r>
              <w:rPr>
                <w:noProof/>
                <w:webHidden/>
              </w:rPr>
              <w:fldChar w:fldCharType="begin"/>
            </w:r>
            <w:r>
              <w:rPr>
                <w:noProof/>
                <w:webHidden/>
              </w:rPr>
              <w:instrText xml:space="preserve"> PAGEREF _Toc529712059 \h </w:instrText>
            </w:r>
            <w:r>
              <w:rPr>
                <w:noProof/>
                <w:webHidden/>
              </w:rPr>
            </w:r>
            <w:r>
              <w:rPr>
                <w:noProof/>
                <w:webHidden/>
              </w:rPr>
              <w:fldChar w:fldCharType="separate"/>
            </w:r>
            <w:r>
              <w:rPr>
                <w:noProof/>
                <w:webHidden/>
              </w:rPr>
              <w:t>18</w:t>
            </w:r>
            <w:r>
              <w:rPr>
                <w:noProof/>
                <w:webHidden/>
              </w:rPr>
              <w:fldChar w:fldCharType="end"/>
            </w:r>
          </w:hyperlink>
        </w:p>
        <w:p w14:paraId="27D47A68" w14:textId="48C5BA75"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0" w:history="1">
            <w:r w:rsidRPr="00CC2EF2">
              <w:rPr>
                <w:rStyle w:val="Hyperlink"/>
                <w:noProof/>
              </w:rPr>
              <w:t>6.3</w:t>
            </w:r>
            <w:r>
              <w:rPr>
                <w:rFonts w:asciiTheme="minorHAnsi" w:eastAsiaTheme="minorEastAsia" w:hAnsiTheme="minorHAnsi" w:cstheme="minorBidi"/>
                <w:noProof/>
                <w:color w:val="auto"/>
              </w:rPr>
              <w:tab/>
            </w:r>
            <w:r w:rsidRPr="00CC2EF2">
              <w:rPr>
                <w:rStyle w:val="Hyperlink"/>
                <w:noProof/>
              </w:rPr>
              <w:t>Encryption</w:t>
            </w:r>
            <w:r>
              <w:rPr>
                <w:noProof/>
                <w:webHidden/>
              </w:rPr>
              <w:tab/>
            </w:r>
            <w:r>
              <w:rPr>
                <w:noProof/>
                <w:webHidden/>
              </w:rPr>
              <w:fldChar w:fldCharType="begin"/>
            </w:r>
            <w:r>
              <w:rPr>
                <w:noProof/>
                <w:webHidden/>
              </w:rPr>
              <w:instrText xml:space="preserve"> PAGEREF _Toc529712060 \h </w:instrText>
            </w:r>
            <w:r>
              <w:rPr>
                <w:noProof/>
                <w:webHidden/>
              </w:rPr>
            </w:r>
            <w:r>
              <w:rPr>
                <w:noProof/>
                <w:webHidden/>
              </w:rPr>
              <w:fldChar w:fldCharType="separate"/>
            </w:r>
            <w:r>
              <w:rPr>
                <w:noProof/>
                <w:webHidden/>
              </w:rPr>
              <w:t>18</w:t>
            </w:r>
            <w:r>
              <w:rPr>
                <w:noProof/>
                <w:webHidden/>
              </w:rPr>
              <w:fldChar w:fldCharType="end"/>
            </w:r>
          </w:hyperlink>
        </w:p>
        <w:p w14:paraId="1D68BA5B" w14:textId="64117854"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1" w:history="1">
            <w:r w:rsidRPr="00CC2EF2">
              <w:rPr>
                <w:rStyle w:val="Hyperlink"/>
                <w:noProof/>
              </w:rPr>
              <w:t>6.21</w:t>
            </w:r>
            <w:r>
              <w:rPr>
                <w:rFonts w:asciiTheme="minorHAnsi" w:eastAsiaTheme="minorEastAsia" w:hAnsiTheme="minorHAnsi" w:cstheme="minorBidi"/>
                <w:noProof/>
                <w:color w:val="auto"/>
              </w:rPr>
              <w:tab/>
            </w:r>
            <w:r w:rsidRPr="00CC2EF2">
              <w:rPr>
                <w:rStyle w:val="Hyperlink"/>
                <w:noProof/>
              </w:rPr>
              <w:t>Encryption in Transit</w:t>
            </w:r>
            <w:r>
              <w:rPr>
                <w:noProof/>
                <w:webHidden/>
              </w:rPr>
              <w:tab/>
            </w:r>
            <w:r>
              <w:rPr>
                <w:noProof/>
                <w:webHidden/>
              </w:rPr>
              <w:fldChar w:fldCharType="begin"/>
            </w:r>
            <w:r>
              <w:rPr>
                <w:noProof/>
                <w:webHidden/>
              </w:rPr>
              <w:instrText xml:space="preserve"> PAGEREF _Toc529712061 \h </w:instrText>
            </w:r>
            <w:r>
              <w:rPr>
                <w:noProof/>
                <w:webHidden/>
              </w:rPr>
            </w:r>
            <w:r>
              <w:rPr>
                <w:noProof/>
                <w:webHidden/>
              </w:rPr>
              <w:fldChar w:fldCharType="separate"/>
            </w:r>
            <w:r>
              <w:rPr>
                <w:noProof/>
                <w:webHidden/>
              </w:rPr>
              <w:t>18</w:t>
            </w:r>
            <w:r>
              <w:rPr>
                <w:noProof/>
                <w:webHidden/>
              </w:rPr>
              <w:fldChar w:fldCharType="end"/>
            </w:r>
          </w:hyperlink>
        </w:p>
        <w:p w14:paraId="55C1EEFA" w14:textId="5D2F75B1"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2" w:history="1">
            <w:r w:rsidRPr="00CC2EF2">
              <w:rPr>
                <w:rStyle w:val="Hyperlink"/>
                <w:noProof/>
              </w:rPr>
              <w:t>6.22</w:t>
            </w:r>
            <w:r>
              <w:rPr>
                <w:rFonts w:asciiTheme="minorHAnsi" w:eastAsiaTheme="minorEastAsia" w:hAnsiTheme="minorHAnsi" w:cstheme="minorBidi"/>
                <w:noProof/>
                <w:color w:val="auto"/>
              </w:rPr>
              <w:tab/>
            </w:r>
            <w:r w:rsidRPr="00CC2EF2">
              <w:rPr>
                <w:rStyle w:val="Hyperlink"/>
                <w:noProof/>
              </w:rPr>
              <w:t>Encryption at Rest</w:t>
            </w:r>
            <w:r>
              <w:rPr>
                <w:noProof/>
                <w:webHidden/>
              </w:rPr>
              <w:tab/>
            </w:r>
            <w:r>
              <w:rPr>
                <w:noProof/>
                <w:webHidden/>
              </w:rPr>
              <w:fldChar w:fldCharType="begin"/>
            </w:r>
            <w:r>
              <w:rPr>
                <w:noProof/>
                <w:webHidden/>
              </w:rPr>
              <w:instrText xml:space="preserve"> PAGEREF _Toc529712062 \h </w:instrText>
            </w:r>
            <w:r>
              <w:rPr>
                <w:noProof/>
                <w:webHidden/>
              </w:rPr>
            </w:r>
            <w:r>
              <w:rPr>
                <w:noProof/>
                <w:webHidden/>
              </w:rPr>
              <w:fldChar w:fldCharType="separate"/>
            </w:r>
            <w:r>
              <w:rPr>
                <w:noProof/>
                <w:webHidden/>
              </w:rPr>
              <w:t>18</w:t>
            </w:r>
            <w:r>
              <w:rPr>
                <w:noProof/>
                <w:webHidden/>
              </w:rPr>
              <w:fldChar w:fldCharType="end"/>
            </w:r>
          </w:hyperlink>
        </w:p>
        <w:p w14:paraId="0BF9D653" w14:textId="02A7C404"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3" w:history="1">
            <w:r w:rsidRPr="00CC2EF2">
              <w:rPr>
                <w:rStyle w:val="Hyperlink"/>
                <w:noProof/>
              </w:rPr>
              <w:t>6.3</w:t>
            </w:r>
            <w:r>
              <w:rPr>
                <w:rFonts w:asciiTheme="minorHAnsi" w:eastAsiaTheme="minorEastAsia" w:hAnsiTheme="minorHAnsi" w:cstheme="minorBidi"/>
                <w:noProof/>
                <w:color w:val="auto"/>
              </w:rPr>
              <w:tab/>
            </w:r>
            <w:r w:rsidRPr="00CC2EF2">
              <w:rPr>
                <w:rStyle w:val="Hyperlink"/>
                <w:noProof/>
              </w:rPr>
              <w:t>Vnet Service Endpoint (Confirm that this is V2 ready)</w:t>
            </w:r>
            <w:r>
              <w:rPr>
                <w:noProof/>
                <w:webHidden/>
              </w:rPr>
              <w:tab/>
            </w:r>
            <w:r>
              <w:rPr>
                <w:noProof/>
                <w:webHidden/>
              </w:rPr>
              <w:fldChar w:fldCharType="begin"/>
            </w:r>
            <w:r>
              <w:rPr>
                <w:noProof/>
                <w:webHidden/>
              </w:rPr>
              <w:instrText xml:space="preserve"> PAGEREF _Toc529712063 \h </w:instrText>
            </w:r>
            <w:r>
              <w:rPr>
                <w:noProof/>
                <w:webHidden/>
              </w:rPr>
            </w:r>
            <w:r>
              <w:rPr>
                <w:noProof/>
                <w:webHidden/>
              </w:rPr>
              <w:fldChar w:fldCharType="separate"/>
            </w:r>
            <w:r>
              <w:rPr>
                <w:noProof/>
                <w:webHidden/>
              </w:rPr>
              <w:t>18</w:t>
            </w:r>
            <w:r>
              <w:rPr>
                <w:noProof/>
                <w:webHidden/>
              </w:rPr>
              <w:fldChar w:fldCharType="end"/>
            </w:r>
          </w:hyperlink>
        </w:p>
        <w:p w14:paraId="0A9FD80A" w14:textId="4022843C"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64" w:history="1">
            <w:r w:rsidRPr="00CC2EF2">
              <w:rPr>
                <w:rStyle w:val="Hyperlink"/>
                <w:noProof/>
              </w:rPr>
              <w:t>7</w:t>
            </w:r>
            <w:r>
              <w:rPr>
                <w:rFonts w:asciiTheme="minorHAnsi" w:eastAsiaTheme="minorEastAsia" w:hAnsiTheme="minorHAnsi" w:cstheme="minorBidi"/>
                <w:noProof/>
                <w:color w:val="auto"/>
              </w:rPr>
              <w:tab/>
            </w:r>
            <w:r w:rsidRPr="00CC2EF2">
              <w:rPr>
                <w:rStyle w:val="Hyperlink"/>
                <w:noProof/>
              </w:rPr>
              <w:t>The Data Ingestion process</w:t>
            </w:r>
            <w:r>
              <w:rPr>
                <w:noProof/>
                <w:webHidden/>
              </w:rPr>
              <w:tab/>
            </w:r>
            <w:r>
              <w:rPr>
                <w:noProof/>
                <w:webHidden/>
              </w:rPr>
              <w:fldChar w:fldCharType="begin"/>
            </w:r>
            <w:r>
              <w:rPr>
                <w:noProof/>
                <w:webHidden/>
              </w:rPr>
              <w:instrText xml:space="preserve"> PAGEREF _Toc529712064 \h </w:instrText>
            </w:r>
            <w:r>
              <w:rPr>
                <w:noProof/>
                <w:webHidden/>
              </w:rPr>
            </w:r>
            <w:r>
              <w:rPr>
                <w:noProof/>
                <w:webHidden/>
              </w:rPr>
              <w:fldChar w:fldCharType="separate"/>
            </w:r>
            <w:r>
              <w:rPr>
                <w:noProof/>
                <w:webHidden/>
              </w:rPr>
              <w:t>19</w:t>
            </w:r>
            <w:r>
              <w:rPr>
                <w:noProof/>
                <w:webHidden/>
              </w:rPr>
              <w:fldChar w:fldCharType="end"/>
            </w:r>
          </w:hyperlink>
        </w:p>
        <w:p w14:paraId="312FBFB7" w14:textId="465954E0"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65" w:history="1">
            <w:r w:rsidRPr="00CC2EF2">
              <w:rPr>
                <w:rStyle w:val="Hyperlink"/>
                <w:noProof/>
              </w:rPr>
              <w:t>8</w:t>
            </w:r>
            <w:r>
              <w:rPr>
                <w:rFonts w:asciiTheme="minorHAnsi" w:eastAsiaTheme="minorEastAsia" w:hAnsiTheme="minorHAnsi" w:cstheme="minorBidi"/>
                <w:noProof/>
                <w:color w:val="auto"/>
              </w:rPr>
              <w:tab/>
            </w:r>
            <w:r w:rsidRPr="00CC2EF2">
              <w:rPr>
                <w:rStyle w:val="Hyperlink"/>
                <w:noProof/>
              </w:rPr>
              <w:t>DevOps setup</w:t>
            </w:r>
            <w:r>
              <w:rPr>
                <w:noProof/>
                <w:webHidden/>
              </w:rPr>
              <w:tab/>
            </w:r>
            <w:r>
              <w:rPr>
                <w:noProof/>
                <w:webHidden/>
              </w:rPr>
              <w:fldChar w:fldCharType="begin"/>
            </w:r>
            <w:r>
              <w:rPr>
                <w:noProof/>
                <w:webHidden/>
              </w:rPr>
              <w:instrText xml:space="preserve"> PAGEREF _Toc529712065 \h </w:instrText>
            </w:r>
            <w:r>
              <w:rPr>
                <w:noProof/>
                <w:webHidden/>
              </w:rPr>
            </w:r>
            <w:r>
              <w:rPr>
                <w:noProof/>
                <w:webHidden/>
              </w:rPr>
              <w:fldChar w:fldCharType="separate"/>
            </w:r>
            <w:r>
              <w:rPr>
                <w:noProof/>
                <w:webHidden/>
              </w:rPr>
              <w:t>21</w:t>
            </w:r>
            <w:r>
              <w:rPr>
                <w:noProof/>
                <w:webHidden/>
              </w:rPr>
              <w:fldChar w:fldCharType="end"/>
            </w:r>
          </w:hyperlink>
        </w:p>
        <w:p w14:paraId="0FDA9F48" w14:textId="4A3908A0" w:rsidR="00A92AF7" w:rsidRDefault="00A92AF7">
          <w:pPr>
            <w:pStyle w:val="TOC1"/>
            <w:tabs>
              <w:tab w:val="left" w:pos="440"/>
              <w:tab w:val="right" w:leader="dot" w:pos="9339"/>
            </w:tabs>
            <w:rPr>
              <w:rFonts w:asciiTheme="minorHAnsi" w:eastAsiaTheme="minorEastAsia" w:hAnsiTheme="minorHAnsi" w:cstheme="minorBidi"/>
              <w:noProof/>
              <w:color w:val="auto"/>
            </w:rPr>
          </w:pPr>
          <w:hyperlink w:anchor="_Toc529712066" w:history="1">
            <w:r w:rsidRPr="00CC2EF2">
              <w:rPr>
                <w:rStyle w:val="Hyperlink"/>
                <w:noProof/>
              </w:rPr>
              <w:t>9</w:t>
            </w:r>
            <w:r>
              <w:rPr>
                <w:rFonts w:asciiTheme="minorHAnsi" w:eastAsiaTheme="minorEastAsia" w:hAnsiTheme="minorHAnsi" w:cstheme="minorBidi"/>
                <w:noProof/>
                <w:color w:val="auto"/>
              </w:rPr>
              <w:tab/>
            </w:r>
            <w:r w:rsidRPr="00CC2EF2">
              <w:rPr>
                <w:rStyle w:val="Hyperlink"/>
                <w:noProof/>
              </w:rPr>
              <w:t>Data Catalog</w:t>
            </w:r>
            <w:r>
              <w:rPr>
                <w:noProof/>
                <w:webHidden/>
              </w:rPr>
              <w:tab/>
            </w:r>
            <w:r>
              <w:rPr>
                <w:noProof/>
                <w:webHidden/>
              </w:rPr>
              <w:fldChar w:fldCharType="begin"/>
            </w:r>
            <w:r>
              <w:rPr>
                <w:noProof/>
                <w:webHidden/>
              </w:rPr>
              <w:instrText xml:space="preserve"> PAGEREF _Toc529712066 \h </w:instrText>
            </w:r>
            <w:r>
              <w:rPr>
                <w:noProof/>
                <w:webHidden/>
              </w:rPr>
            </w:r>
            <w:r>
              <w:rPr>
                <w:noProof/>
                <w:webHidden/>
              </w:rPr>
              <w:fldChar w:fldCharType="separate"/>
            </w:r>
            <w:r>
              <w:rPr>
                <w:noProof/>
                <w:webHidden/>
              </w:rPr>
              <w:t>21</w:t>
            </w:r>
            <w:r>
              <w:rPr>
                <w:noProof/>
                <w:webHidden/>
              </w:rPr>
              <w:fldChar w:fldCharType="end"/>
            </w:r>
          </w:hyperlink>
        </w:p>
        <w:p w14:paraId="511D51CA" w14:textId="5AEF0CA9" w:rsidR="00A92AF7" w:rsidRDefault="00A92AF7">
          <w:pPr>
            <w:pStyle w:val="TOC1"/>
            <w:tabs>
              <w:tab w:val="left" w:pos="660"/>
              <w:tab w:val="right" w:leader="dot" w:pos="9339"/>
            </w:tabs>
            <w:rPr>
              <w:rFonts w:asciiTheme="minorHAnsi" w:eastAsiaTheme="minorEastAsia" w:hAnsiTheme="minorHAnsi" w:cstheme="minorBidi"/>
              <w:noProof/>
              <w:color w:val="auto"/>
            </w:rPr>
          </w:pPr>
          <w:hyperlink w:anchor="_Toc529712067" w:history="1">
            <w:r w:rsidRPr="00CC2EF2">
              <w:rPr>
                <w:rStyle w:val="Hyperlink"/>
                <w:noProof/>
              </w:rPr>
              <w:t>10</w:t>
            </w:r>
            <w:r>
              <w:rPr>
                <w:rFonts w:asciiTheme="minorHAnsi" w:eastAsiaTheme="minorEastAsia" w:hAnsiTheme="minorHAnsi" w:cstheme="minorBidi"/>
                <w:noProof/>
                <w:color w:val="auto"/>
              </w:rPr>
              <w:tab/>
            </w:r>
            <w:r w:rsidRPr="00CC2EF2">
              <w:rPr>
                <w:rStyle w:val="Hyperlink"/>
                <w:noProof/>
              </w:rPr>
              <w:t>Logging</w:t>
            </w:r>
            <w:r>
              <w:rPr>
                <w:noProof/>
                <w:webHidden/>
              </w:rPr>
              <w:tab/>
            </w:r>
            <w:r>
              <w:rPr>
                <w:noProof/>
                <w:webHidden/>
              </w:rPr>
              <w:fldChar w:fldCharType="begin"/>
            </w:r>
            <w:r>
              <w:rPr>
                <w:noProof/>
                <w:webHidden/>
              </w:rPr>
              <w:instrText xml:space="preserve"> PAGEREF _Toc529712067 \h </w:instrText>
            </w:r>
            <w:r>
              <w:rPr>
                <w:noProof/>
                <w:webHidden/>
              </w:rPr>
            </w:r>
            <w:r>
              <w:rPr>
                <w:noProof/>
                <w:webHidden/>
              </w:rPr>
              <w:fldChar w:fldCharType="separate"/>
            </w:r>
            <w:r>
              <w:rPr>
                <w:noProof/>
                <w:webHidden/>
              </w:rPr>
              <w:t>21</w:t>
            </w:r>
            <w:r>
              <w:rPr>
                <w:noProof/>
                <w:webHidden/>
              </w:rPr>
              <w:fldChar w:fldCharType="end"/>
            </w:r>
          </w:hyperlink>
        </w:p>
        <w:p w14:paraId="6CD79AE8" w14:textId="7FC9045F"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8" w:history="1">
            <w:r w:rsidRPr="00CC2EF2">
              <w:rPr>
                <w:rStyle w:val="Hyperlink"/>
                <w:noProof/>
              </w:rPr>
              <w:t>10.1</w:t>
            </w:r>
            <w:r>
              <w:rPr>
                <w:rFonts w:asciiTheme="minorHAnsi" w:eastAsiaTheme="minorEastAsia" w:hAnsiTheme="minorHAnsi" w:cstheme="minorBidi"/>
                <w:noProof/>
                <w:color w:val="auto"/>
              </w:rPr>
              <w:tab/>
            </w:r>
            <w:r w:rsidRPr="00CC2EF2">
              <w:rPr>
                <w:rStyle w:val="Hyperlink"/>
                <w:noProof/>
              </w:rPr>
              <w:t>Enable diagnostic logging for your Data Lake</w:t>
            </w:r>
            <w:r>
              <w:rPr>
                <w:noProof/>
                <w:webHidden/>
              </w:rPr>
              <w:tab/>
            </w:r>
            <w:r>
              <w:rPr>
                <w:noProof/>
                <w:webHidden/>
              </w:rPr>
              <w:fldChar w:fldCharType="begin"/>
            </w:r>
            <w:r>
              <w:rPr>
                <w:noProof/>
                <w:webHidden/>
              </w:rPr>
              <w:instrText xml:space="preserve"> PAGEREF _Toc529712068 \h </w:instrText>
            </w:r>
            <w:r>
              <w:rPr>
                <w:noProof/>
                <w:webHidden/>
              </w:rPr>
            </w:r>
            <w:r>
              <w:rPr>
                <w:noProof/>
                <w:webHidden/>
              </w:rPr>
              <w:fldChar w:fldCharType="separate"/>
            </w:r>
            <w:r>
              <w:rPr>
                <w:noProof/>
                <w:webHidden/>
              </w:rPr>
              <w:t>22</w:t>
            </w:r>
            <w:r>
              <w:rPr>
                <w:noProof/>
                <w:webHidden/>
              </w:rPr>
              <w:fldChar w:fldCharType="end"/>
            </w:r>
          </w:hyperlink>
        </w:p>
        <w:p w14:paraId="265E9F08" w14:textId="5DBF5C6C"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69" w:history="1">
            <w:r w:rsidRPr="00CC2EF2">
              <w:rPr>
                <w:rStyle w:val="Hyperlink"/>
                <w:noProof/>
              </w:rPr>
              <w:t>10.2</w:t>
            </w:r>
            <w:r>
              <w:rPr>
                <w:rFonts w:asciiTheme="minorHAnsi" w:eastAsiaTheme="minorEastAsia" w:hAnsiTheme="minorHAnsi" w:cstheme="minorBidi"/>
                <w:noProof/>
                <w:color w:val="auto"/>
              </w:rPr>
              <w:tab/>
            </w:r>
            <w:r w:rsidRPr="00CC2EF2">
              <w:rPr>
                <w:rStyle w:val="Hyperlink"/>
                <w:noProof/>
              </w:rPr>
              <w:t>View diagnostic logs for your Data Lake</w:t>
            </w:r>
            <w:r>
              <w:rPr>
                <w:noProof/>
                <w:webHidden/>
              </w:rPr>
              <w:tab/>
            </w:r>
            <w:r>
              <w:rPr>
                <w:noProof/>
                <w:webHidden/>
              </w:rPr>
              <w:fldChar w:fldCharType="begin"/>
            </w:r>
            <w:r>
              <w:rPr>
                <w:noProof/>
                <w:webHidden/>
              </w:rPr>
              <w:instrText xml:space="preserve"> PAGEREF _Toc529712069 \h </w:instrText>
            </w:r>
            <w:r>
              <w:rPr>
                <w:noProof/>
                <w:webHidden/>
              </w:rPr>
            </w:r>
            <w:r>
              <w:rPr>
                <w:noProof/>
                <w:webHidden/>
              </w:rPr>
              <w:fldChar w:fldCharType="separate"/>
            </w:r>
            <w:r>
              <w:rPr>
                <w:noProof/>
                <w:webHidden/>
              </w:rPr>
              <w:t>23</w:t>
            </w:r>
            <w:r>
              <w:rPr>
                <w:noProof/>
                <w:webHidden/>
              </w:rPr>
              <w:fldChar w:fldCharType="end"/>
            </w:r>
          </w:hyperlink>
        </w:p>
        <w:p w14:paraId="1707CD5A" w14:textId="7BF4A65A" w:rsidR="00A92AF7" w:rsidRDefault="00A92AF7">
          <w:pPr>
            <w:pStyle w:val="TOC3"/>
            <w:tabs>
              <w:tab w:val="left" w:pos="1320"/>
              <w:tab w:val="right" w:leader="dot" w:pos="9339"/>
            </w:tabs>
            <w:rPr>
              <w:rFonts w:asciiTheme="minorHAnsi" w:eastAsiaTheme="minorEastAsia" w:hAnsiTheme="minorHAnsi" w:cstheme="minorBidi"/>
              <w:noProof/>
              <w:color w:val="auto"/>
            </w:rPr>
          </w:pPr>
          <w:hyperlink w:anchor="_Toc529712070" w:history="1">
            <w:r w:rsidRPr="00CC2EF2">
              <w:rPr>
                <w:rStyle w:val="Hyperlink"/>
                <w:noProof/>
              </w:rPr>
              <w:drawing>
                <wp:inline distT="0" distB="0" distL="0" distR="0" wp14:anchorId="5280E9E5" wp14:editId="3699CF95">
                  <wp:extent cx="329946" cy="136398"/>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15"/>
                          <a:stretch>
                            <a:fillRect/>
                          </a:stretch>
                        </pic:blipFill>
                        <pic:spPr>
                          <a:xfrm>
                            <a:off x="0" y="0"/>
                            <a:ext cx="329946" cy="136398"/>
                          </a:xfrm>
                          <a:prstGeom prst="rect">
                            <a:avLst/>
                          </a:prstGeom>
                        </pic:spPr>
                      </pic:pic>
                    </a:graphicData>
                  </a:graphic>
                </wp:inline>
              </w:drawing>
            </w:r>
            <w:r w:rsidRPr="00CC2EF2">
              <w:rPr>
                <w:rStyle w:val="Hyperlink"/>
                <w:noProof/>
              </w:rPr>
              <w:t xml:space="preserve"> </w:t>
            </w:r>
            <w:r>
              <w:rPr>
                <w:rFonts w:asciiTheme="minorHAnsi" w:eastAsiaTheme="minorEastAsia" w:hAnsiTheme="minorHAnsi" w:cstheme="minorBidi"/>
                <w:noProof/>
                <w:color w:val="auto"/>
              </w:rPr>
              <w:tab/>
            </w:r>
            <w:r w:rsidRPr="00CC2EF2">
              <w:rPr>
                <w:rStyle w:val="Hyperlink"/>
                <w:noProof/>
              </w:rPr>
              <w:t>Using the Data Lake Store Settings view</w:t>
            </w:r>
            <w:r>
              <w:rPr>
                <w:noProof/>
                <w:webHidden/>
              </w:rPr>
              <w:tab/>
            </w:r>
            <w:r>
              <w:rPr>
                <w:noProof/>
                <w:webHidden/>
              </w:rPr>
              <w:fldChar w:fldCharType="begin"/>
            </w:r>
            <w:r>
              <w:rPr>
                <w:noProof/>
                <w:webHidden/>
              </w:rPr>
              <w:instrText xml:space="preserve"> PAGEREF _Toc529712070 \h </w:instrText>
            </w:r>
            <w:r>
              <w:rPr>
                <w:noProof/>
                <w:webHidden/>
              </w:rPr>
            </w:r>
            <w:r>
              <w:rPr>
                <w:noProof/>
                <w:webHidden/>
              </w:rPr>
              <w:fldChar w:fldCharType="separate"/>
            </w:r>
            <w:r>
              <w:rPr>
                <w:noProof/>
                <w:webHidden/>
              </w:rPr>
              <w:t>23</w:t>
            </w:r>
            <w:r>
              <w:rPr>
                <w:noProof/>
                <w:webHidden/>
              </w:rPr>
              <w:fldChar w:fldCharType="end"/>
            </w:r>
          </w:hyperlink>
        </w:p>
        <w:p w14:paraId="215DA833" w14:textId="0677D72D" w:rsidR="00A92AF7" w:rsidRDefault="00A92AF7">
          <w:pPr>
            <w:pStyle w:val="TOC3"/>
            <w:tabs>
              <w:tab w:val="left" w:pos="1320"/>
              <w:tab w:val="right" w:leader="dot" w:pos="9339"/>
            </w:tabs>
            <w:rPr>
              <w:rFonts w:asciiTheme="minorHAnsi" w:eastAsiaTheme="minorEastAsia" w:hAnsiTheme="minorHAnsi" w:cstheme="minorBidi"/>
              <w:noProof/>
              <w:color w:val="auto"/>
            </w:rPr>
          </w:pPr>
          <w:hyperlink w:anchor="_Toc529712071" w:history="1">
            <w:r w:rsidRPr="00CC2EF2">
              <w:rPr>
                <w:rStyle w:val="Hyperlink"/>
                <w:noProof/>
              </w:rPr>
              <w:drawing>
                <wp:inline distT="0" distB="0" distL="0" distR="0" wp14:anchorId="45BD555B" wp14:editId="0B804FD1">
                  <wp:extent cx="352806" cy="13639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16"/>
                          <a:stretch>
                            <a:fillRect/>
                          </a:stretch>
                        </pic:blipFill>
                        <pic:spPr>
                          <a:xfrm>
                            <a:off x="0" y="0"/>
                            <a:ext cx="352806" cy="136398"/>
                          </a:xfrm>
                          <a:prstGeom prst="rect">
                            <a:avLst/>
                          </a:prstGeom>
                        </pic:spPr>
                      </pic:pic>
                    </a:graphicData>
                  </a:graphic>
                </wp:inline>
              </w:drawing>
            </w:r>
            <w:r w:rsidRPr="00CC2EF2">
              <w:rPr>
                <w:rStyle w:val="Hyperlink"/>
                <w:rFonts w:ascii="Arial" w:eastAsia="Arial" w:hAnsi="Arial" w:cs="Arial"/>
                <w:noProof/>
              </w:rPr>
              <w:t xml:space="preserve"> </w:t>
            </w:r>
            <w:r>
              <w:rPr>
                <w:rFonts w:asciiTheme="minorHAnsi" w:eastAsiaTheme="minorEastAsia" w:hAnsiTheme="minorHAnsi" w:cstheme="minorBidi"/>
                <w:noProof/>
                <w:color w:val="auto"/>
              </w:rPr>
              <w:tab/>
            </w:r>
            <w:r w:rsidRPr="00CC2EF2">
              <w:rPr>
                <w:rStyle w:val="Hyperlink"/>
                <w:noProof/>
              </w:rPr>
              <w:t>From the Azure Storage account that contains log data</w:t>
            </w:r>
            <w:r>
              <w:rPr>
                <w:noProof/>
                <w:webHidden/>
              </w:rPr>
              <w:tab/>
            </w:r>
            <w:r>
              <w:rPr>
                <w:noProof/>
                <w:webHidden/>
              </w:rPr>
              <w:fldChar w:fldCharType="begin"/>
            </w:r>
            <w:r>
              <w:rPr>
                <w:noProof/>
                <w:webHidden/>
              </w:rPr>
              <w:instrText xml:space="preserve"> PAGEREF _Toc529712071 \h </w:instrText>
            </w:r>
            <w:r>
              <w:rPr>
                <w:noProof/>
                <w:webHidden/>
              </w:rPr>
            </w:r>
            <w:r>
              <w:rPr>
                <w:noProof/>
                <w:webHidden/>
              </w:rPr>
              <w:fldChar w:fldCharType="separate"/>
            </w:r>
            <w:r>
              <w:rPr>
                <w:noProof/>
                <w:webHidden/>
              </w:rPr>
              <w:t>24</w:t>
            </w:r>
            <w:r>
              <w:rPr>
                <w:noProof/>
                <w:webHidden/>
              </w:rPr>
              <w:fldChar w:fldCharType="end"/>
            </w:r>
          </w:hyperlink>
        </w:p>
        <w:p w14:paraId="210A7057" w14:textId="565DBE48"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72" w:history="1">
            <w:r w:rsidRPr="00CC2EF2">
              <w:rPr>
                <w:rStyle w:val="Hyperlink"/>
                <w:noProof/>
              </w:rPr>
              <w:t>10.3</w:t>
            </w:r>
            <w:r>
              <w:rPr>
                <w:rFonts w:asciiTheme="minorHAnsi" w:eastAsiaTheme="minorEastAsia" w:hAnsiTheme="minorHAnsi" w:cstheme="minorBidi"/>
                <w:noProof/>
                <w:color w:val="auto"/>
              </w:rPr>
              <w:tab/>
            </w:r>
            <w:r w:rsidRPr="00CC2EF2">
              <w:rPr>
                <w:rStyle w:val="Hyperlink"/>
                <w:noProof/>
              </w:rPr>
              <w:t>Understand the structure of the log data</w:t>
            </w:r>
            <w:r>
              <w:rPr>
                <w:noProof/>
                <w:webHidden/>
              </w:rPr>
              <w:tab/>
            </w:r>
            <w:r>
              <w:rPr>
                <w:noProof/>
                <w:webHidden/>
              </w:rPr>
              <w:fldChar w:fldCharType="begin"/>
            </w:r>
            <w:r>
              <w:rPr>
                <w:noProof/>
                <w:webHidden/>
              </w:rPr>
              <w:instrText xml:space="preserve"> PAGEREF _Toc529712072 \h </w:instrText>
            </w:r>
            <w:r>
              <w:rPr>
                <w:noProof/>
                <w:webHidden/>
              </w:rPr>
            </w:r>
            <w:r>
              <w:rPr>
                <w:noProof/>
                <w:webHidden/>
              </w:rPr>
              <w:fldChar w:fldCharType="separate"/>
            </w:r>
            <w:r>
              <w:rPr>
                <w:noProof/>
                <w:webHidden/>
              </w:rPr>
              <w:t>25</w:t>
            </w:r>
            <w:r>
              <w:rPr>
                <w:noProof/>
                <w:webHidden/>
              </w:rPr>
              <w:fldChar w:fldCharType="end"/>
            </w:r>
          </w:hyperlink>
        </w:p>
        <w:p w14:paraId="28847BD8" w14:textId="02798FFC" w:rsidR="00A92AF7" w:rsidRDefault="00A92AF7">
          <w:pPr>
            <w:pStyle w:val="TOC3"/>
            <w:tabs>
              <w:tab w:val="right" w:leader="dot" w:pos="9339"/>
            </w:tabs>
            <w:rPr>
              <w:rFonts w:asciiTheme="minorHAnsi" w:eastAsiaTheme="minorEastAsia" w:hAnsiTheme="minorHAnsi" w:cstheme="minorBidi"/>
              <w:noProof/>
              <w:color w:val="auto"/>
            </w:rPr>
          </w:pPr>
          <w:hyperlink w:anchor="_Toc529712073" w:history="1">
            <w:r w:rsidRPr="00CC2EF2">
              <w:rPr>
                <w:rStyle w:val="Hyperlink"/>
                <w:noProof/>
              </w:rPr>
              <w:t>10.3.1 Request logs</w:t>
            </w:r>
            <w:r>
              <w:rPr>
                <w:noProof/>
                <w:webHidden/>
              </w:rPr>
              <w:tab/>
            </w:r>
            <w:r>
              <w:rPr>
                <w:noProof/>
                <w:webHidden/>
              </w:rPr>
              <w:fldChar w:fldCharType="begin"/>
            </w:r>
            <w:r>
              <w:rPr>
                <w:noProof/>
                <w:webHidden/>
              </w:rPr>
              <w:instrText xml:space="preserve"> PAGEREF _Toc529712073 \h </w:instrText>
            </w:r>
            <w:r>
              <w:rPr>
                <w:noProof/>
                <w:webHidden/>
              </w:rPr>
            </w:r>
            <w:r>
              <w:rPr>
                <w:noProof/>
                <w:webHidden/>
              </w:rPr>
              <w:fldChar w:fldCharType="separate"/>
            </w:r>
            <w:r>
              <w:rPr>
                <w:noProof/>
                <w:webHidden/>
              </w:rPr>
              <w:t>25</w:t>
            </w:r>
            <w:r>
              <w:rPr>
                <w:noProof/>
                <w:webHidden/>
              </w:rPr>
              <w:fldChar w:fldCharType="end"/>
            </w:r>
          </w:hyperlink>
        </w:p>
        <w:p w14:paraId="7D8FD6D2" w14:textId="2AD5F9E5" w:rsidR="00A92AF7" w:rsidRDefault="00A92AF7">
          <w:pPr>
            <w:pStyle w:val="TOC3"/>
            <w:tabs>
              <w:tab w:val="left" w:pos="1320"/>
              <w:tab w:val="right" w:leader="dot" w:pos="9339"/>
            </w:tabs>
            <w:rPr>
              <w:rFonts w:asciiTheme="minorHAnsi" w:eastAsiaTheme="minorEastAsia" w:hAnsiTheme="minorHAnsi" w:cstheme="minorBidi"/>
              <w:noProof/>
              <w:color w:val="auto"/>
            </w:rPr>
          </w:pPr>
          <w:hyperlink w:anchor="_Toc529712074" w:history="1">
            <w:r w:rsidRPr="00CC2EF2">
              <w:rPr>
                <w:rStyle w:val="Hyperlink"/>
                <w:noProof/>
              </w:rPr>
              <w:t xml:space="preserve">10.3.2 </w:t>
            </w:r>
            <w:r>
              <w:rPr>
                <w:rFonts w:asciiTheme="minorHAnsi" w:eastAsiaTheme="minorEastAsia" w:hAnsiTheme="minorHAnsi" w:cstheme="minorBidi"/>
                <w:noProof/>
                <w:color w:val="auto"/>
              </w:rPr>
              <w:tab/>
            </w:r>
            <w:r w:rsidRPr="00CC2EF2">
              <w:rPr>
                <w:rStyle w:val="Hyperlink"/>
                <w:noProof/>
              </w:rPr>
              <w:t>Audit Logs</w:t>
            </w:r>
            <w:r>
              <w:rPr>
                <w:noProof/>
                <w:webHidden/>
              </w:rPr>
              <w:tab/>
            </w:r>
            <w:r>
              <w:rPr>
                <w:noProof/>
                <w:webHidden/>
              </w:rPr>
              <w:fldChar w:fldCharType="begin"/>
            </w:r>
            <w:r>
              <w:rPr>
                <w:noProof/>
                <w:webHidden/>
              </w:rPr>
              <w:instrText xml:space="preserve"> PAGEREF _Toc529712074 \h </w:instrText>
            </w:r>
            <w:r>
              <w:rPr>
                <w:noProof/>
                <w:webHidden/>
              </w:rPr>
            </w:r>
            <w:r>
              <w:rPr>
                <w:noProof/>
                <w:webHidden/>
              </w:rPr>
              <w:fldChar w:fldCharType="separate"/>
            </w:r>
            <w:r>
              <w:rPr>
                <w:noProof/>
                <w:webHidden/>
              </w:rPr>
              <w:t>27</w:t>
            </w:r>
            <w:r>
              <w:rPr>
                <w:noProof/>
                <w:webHidden/>
              </w:rPr>
              <w:fldChar w:fldCharType="end"/>
            </w:r>
          </w:hyperlink>
        </w:p>
        <w:p w14:paraId="12312FD3" w14:textId="1001AE78" w:rsidR="00A92AF7" w:rsidRDefault="00A92AF7">
          <w:pPr>
            <w:pStyle w:val="TOC1"/>
            <w:tabs>
              <w:tab w:val="left" w:pos="660"/>
              <w:tab w:val="right" w:leader="dot" w:pos="9339"/>
            </w:tabs>
            <w:rPr>
              <w:rFonts w:asciiTheme="minorHAnsi" w:eastAsiaTheme="minorEastAsia" w:hAnsiTheme="minorHAnsi" w:cstheme="minorBidi"/>
              <w:noProof/>
              <w:color w:val="auto"/>
            </w:rPr>
          </w:pPr>
          <w:hyperlink w:anchor="_Toc529712075" w:history="1">
            <w:r w:rsidRPr="00CC2EF2">
              <w:rPr>
                <w:rStyle w:val="Hyperlink"/>
                <w:noProof/>
              </w:rPr>
              <w:t>11</w:t>
            </w:r>
            <w:r>
              <w:rPr>
                <w:rFonts w:asciiTheme="minorHAnsi" w:eastAsiaTheme="minorEastAsia" w:hAnsiTheme="minorHAnsi" w:cstheme="minorBidi"/>
                <w:noProof/>
                <w:color w:val="auto"/>
              </w:rPr>
              <w:tab/>
            </w:r>
            <w:r w:rsidRPr="00CC2EF2">
              <w:rPr>
                <w:rStyle w:val="Hyperlink"/>
                <w:noProof/>
              </w:rPr>
              <w:t>Example of an Azure Data Lake setup</w:t>
            </w:r>
            <w:r>
              <w:rPr>
                <w:noProof/>
                <w:webHidden/>
              </w:rPr>
              <w:tab/>
            </w:r>
            <w:r>
              <w:rPr>
                <w:noProof/>
                <w:webHidden/>
              </w:rPr>
              <w:fldChar w:fldCharType="begin"/>
            </w:r>
            <w:r>
              <w:rPr>
                <w:noProof/>
                <w:webHidden/>
              </w:rPr>
              <w:instrText xml:space="preserve"> PAGEREF _Toc529712075 \h </w:instrText>
            </w:r>
            <w:r>
              <w:rPr>
                <w:noProof/>
                <w:webHidden/>
              </w:rPr>
            </w:r>
            <w:r>
              <w:rPr>
                <w:noProof/>
                <w:webHidden/>
              </w:rPr>
              <w:fldChar w:fldCharType="separate"/>
            </w:r>
            <w:r>
              <w:rPr>
                <w:noProof/>
                <w:webHidden/>
              </w:rPr>
              <w:t>28</w:t>
            </w:r>
            <w:r>
              <w:rPr>
                <w:noProof/>
                <w:webHidden/>
              </w:rPr>
              <w:fldChar w:fldCharType="end"/>
            </w:r>
          </w:hyperlink>
        </w:p>
        <w:p w14:paraId="04047D1C" w14:textId="4CDE6758"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76" w:history="1">
            <w:r w:rsidRPr="00CC2EF2">
              <w:rPr>
                <w:rStyle w:val="Hyperlink"/>
                <w:noProof/>
              </w:rPr>
              <w:t>11.1</w:t>
            </w:r>
            <w:r>
              <w:rPr>
                <w:rFonts w:asciiTheme="minorHAnsi" w:eastAsiaTheme="minorEastAsia" w:hAnsiTheme="minorHAnsi" w:cstheme="minorBidi"/>
                <w:noProof/>
                <w:color w:val="auto"/>
              </w:rPr>
              <w:tab/>
            </w:r>
            <w:r w:rsidRPr="00CC2EF2">
              <w:rPr>
                <w:rStyle w:val="Hyperlink"/>
                <w:noProof/>
              </w:rPr>
              <w:t>Create the Data Lake</w:t>
            </w:r>
            <w:r>
              <w:rPr>
                <w:noProof/>
                <w:webHidden/>
              </w:rPr>
              <w:tab/>
            </w:r>
            <w:r>
              <w:rPr>
                <w:noProof/>
                <w:webHidden/>
              </w:rPr>
              <w:fldChar w:fldCharType="begin"/>
            </w:r>
            <w:r>
              <w:rPr>
                <w:noProof/>
                <w:webHidden/>
              </w:rPr>
              <w:instrText xml:space="preserve"> PAGEREF _Toc529712076 \h </w:instrText>
            </w:r>
            <w:r>
              <w:rPr>
                <w:noProof/>
                <w:webHidden/>
              </w:rPr>
            </w:r>
            <w:r>
              <w:rPr>
                <w:noProof/>
                <w:webHidden/>
              </w:rPr>
              <w:fldChar w:fldCharType="separate"/>
            </w:r>
            <w:r>
              <w:rPr>
                <w:noProof/>
                <w:webHidden/>
              </w:rPr>
              <w:t>28</w:t>
            </w:r>
            <w:r>
              <w:rPr>
                <w:noProof/>
                <w:webHidden/>
              </w:rPr>
              <w:fldChar w:fldCharType="end"/>
            </w:r>
          </w:hyperlink>
        </w:p>
        <w:p w14:paraId="3B404B47" w14:textId="384049F2" w:rsidR="00A92AF7" w:rsidRDefault="00A92AF7">
          <w:pPr>
            <w:pStyle w:val="TOC3"/>
            <w:tabs>
              <w:tab w:val="right" w:leader="dot" w:pos="9339"/>
            </w:tabs>
            <w:rPr>
              <w:rFonts w:asciiTheme="minorHAnsi" w:eastAsiaTheme="minorEastAsia" w:hAnsiTheme="minorHAnsi" w:cstheme="minorBidi"/>
              <w:noProof/>
              <w:color w:val="auto"/>
            </w:rPr>
          </w:pPr>
          <w:hyperlink w:anchor="_Toc529712077" w:history="1">
            <w:r w:rsidRPr="00CC2EF2">
              <w:rPr>
                <w:rStyle w:val="Hyperlink"/>
                <w:noProof/>
              </w:rPr>
              <w:t>11.1.1</w:t>
            </w:r>
            <w:r w:rsidRPr="00CC2EF2">
              <w:rPr>
                <w:rStyle w:val="Hyperlink"/>
                <w:rFonts w:ascii="Arial" w:eastAsia="Arial" w:hAnsi="Arial" w:cs="Arial"/>
                <w:noProof/>
              </w:rPr>
              <w:t xml:space="preserve"> </w:t>
            </w:r>
            <w:r w:rsidRPr="00CC2EF2">
              <w:rPr>
                <w:rStyle w:val="Hyperlink"/>
                <w:noProof/>
              </w:rPr>
              <w:t>Create Directories</w:t>
            </w:r>
            <w:r>
              <w:rPr>
                <w:noProof/>
                <w:webHidden/>
              </w:rPr>
              <w:tab/>
            </w:r>
            <w:r>
              <w:rPr>
                <w:noProof/>
                <w:webHidden/>
              </w:rPr>
              <w:fldChar w:fldCharType="begin"/>
            </w:r>
            <w:r>
              <w:rPr>
                <w:noProof/>
                <w:webHidden/>
              </w:rPr>
              <w:instrText xml:space="preserve"> PAGEREF _Toc529712077 \h </w:instrText>
            </w:r>
            <w:r>
              <w:rPr>
                <w:noProof/>
                <w:webHidden/>
              </w:rPr>
            </w:r>
            <w:r>
              <w:rPr>
                <w:noProof/>
                <w:webHidden/>
              </w:rPr>
              <w:fldChar w:fldCharType="separate"/>
            </w:r>
            <w:r>
              <w:rPr>
                <w:noProof/>
                <w:webHidden/>
              </w:rPr>
              <w:t>28</w:t>
            </w:r>
            <w:r>
              <w:rPr>
                <w:noProof/>
                <w:webHidden/>
              </w:rPr>
              <w:fldChar w:fldCharType="end"/>
            </w:r>
          </w:hyperlink>
        </w:p>
        <w:p w14:paraId="2C94ADCC" w14:textId="17C27FC5" w:rsidR="00A92AF7" w:rsidRDefault="00A92AF7">
          <w:pPr>
            <w:pStyle w:val="TOC3"/>
            <w:tabs>
              <w:tab w:val="right" w:leader="dot" w:pos="9339"/>
            </w:tabs>
            <w:rPr>
              <w:rFonts w:asciiTheme="minorHAnsi" w:eastAsiaTheme="minorEastAsia" w:hAnsiTheme="minorHAnsi" w:cstheme="minorBidi"/>
              <w:noProof/>
              <w:color w:val="auto"/>
            </w:rPr>
          </w:pPr>
          <w:hyperlink w:anchor="_Toc529712078" w:history="1">
            <w:r w:rsidRPr="00CC2EF2">
              <w:rPr>
                <w:rStyle w:val="Hyperlink"/>
                <w:noProof/>
              </w:rPr>
              <w:t>11.1.2 Assign access rights</w:t>
            </w:r>
            <w:r>
              <w:rPr>
                <w:noProof/>
                <w:webHidden/>
              </w:rPr>
              <w:tab/>
            </w:r>
            <w:r>
              <w:rPr>
                <w:noProof/>
                <w:webHidden/>
              </w:rPr>
              <w:fldChar w:fldCharType="begin"/>
            </w:r>
            <w:r>
              <w:rPr>
                <w:noProof/>
                <w:webHidden/>
              </w:rPr>
              <w:instrText xml:space="preserve"> PAGEREF _Toc529712078 \h </w:instrText>
            </w:r>
            <w:r>
              <w:rPr>
                <w:noProof/>
                <w:webHidden/>
              </w:rPr>
            </w:r>
            <w:r>
              <w:rPr>
                <w:noProof/>
                <w:webHidden/>
              </w:rPr>
              <w:fldChar w:fldCharType="separate"/>
            </w:r>
            <w:r>
              <w:rPr>
                <w:noProof/>
                <w:webHidden/>
              </w:rPr>
              <w:t>28</w:t>
            </w:r>
            <w:r>
              <w:rPr>
                <w:noProof/>
                <w:webHidden/>
              </w:rPr>
              <w:fldChar w:fldCharType="end"/>
            </w:r>
          </w:hyperlink>
        </w:p>
        <w:p w14:paraId="5EDC3E21" w14:textId="3D68D8F3"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79" w:history="1">
            <w:r w:rsidRPr="00CC2EF2">
              <w:rPr>
                <w:rStyle w:val="Hyperlink"/>
                <w:noProof/>
              </w:rPr>
              <w:t>11.2</w:t>
            </w:r>
            <w:r>
              <w:rPr>
                <w:rFonts w:asciiTheme="minorHAnsi" w:eastAsiaTheme="minorEastAsia" w:hAnsiTheme="minorHAnsi" w:cstheme="minorBidi"/>
                <w:noProof/>
                <w:color w:val="auto"/>
              </w:rPr>
              <w:tab/>
            </w:r>
            <w:r w:rsidRPr="00CC2EF2">
              <w:rPr>
                <w:rStyle w:val="Hyperlink"/>
                <w:noProof/>
              </w:rPr>
              <w:t>Create the Data Factory service</w:t>
            </w:r>
            <w:r>
              <w:rPr>
                <w:noProof/>
                <w:webHidden/>
              </w:rPr>
              <w:tab/>
            </w:r>
            <w:r>
              <w:rPr>
                <w:noProof/>
                <w:webHidden/>
              </w:rPr>
              <w:fldChar w:fldCharType="begin"/>
            </w:r>
            <w:r>
              <w:rPr>
                <w:noProof/>
                <w:webHidden/>
              </w:rPr>
              <w:instrText xml:space="preserve"> PAGEREF _Toc529712079 \h </w:instrText>
            </w:r>
            <w:r>
              <w:rPr>
                <w:noProof/>
                <w:webHidden/>
              </w:rPr>
            </w:r>
            <w:r>
              <w:rPr>
                <w:noProof/>
                <w:webHidden/>
              </w:rPr>
              <w:fldChar w:fldCharType="separate"/>
            </w:r>
            <w:r>
              <w:rPr>
                <w:noProof/>
                <w:webHidden/>
              </w:rPr>
              <w:t>28</w:t>
            </w:r>
            <w:r>
              <w:rPr>
                <w:noProof/>
                <w:webHidden/>
              </w:rPr>
              <w:fldChar w:fldCharType="end"/>
            </w:r>
          </w:hyperlink>
        </w:p>
        <w:p w14:paraId="42485BB8" w14:textId="79EB4DD7" w:rsidR="00A92AF7" w:rsidRDefault="00A92AF7">
          <w:pPr>
            <w:pStyle w:val="TOC2"/>
            <w:tabs>
              <w:tab w:val="left" w:pos="880"/>
              <w:tab w:val="right" w:leader="dot" w:pos="9339"/>
            </w:tabs>
            <w:rPr>
              <w:rFonts w:asciiTheme="minorHAnsi" w:eastAsiaTheme="minorEastAsia" w:hAnsiTheme="minorHAnsi" w:cstheme="minorBidi"/>
              <w:noProof/>
              <w:color w:val="auto"/>
            </w:rPr>
          </w:pPr>
          <w:hyperlink w:anchor="_Toc529712080" w:history="1">
            <w:r w:rsidRPr="00CC2EF2">
              <w:rPr>
                <w:rStyle w:val="Hyperlink"/>
                <w:noProof/>
              </w:rPr>
              <w:t>11.3</w:t>
            </w:r>
            <w:r>
              <w:rPr>
                <w:rFonts w:asciiTheme="minorHAnsi" w:eastAsiaTheme="minorEastAsia" w:hAnsiTheme="minorHAnsi" w:cstheme="minorBidi"/>
                <w:noProof/>
                <w:color w:val="auto"/>
              </w:rPr>
              <w:tab/>
            </w:r>
            <w:r w:rsidRPr="00CC2EF2">
              <w:rPr>
                <w:rStyle w:val="Hyperlink"/>
                <w:noProof/>
              </w:rPr>
              <w:t>Use PowerBI to see data</w:t>
            </w:r>
            <w:r>
              <w:rPr>
                <w:noProof/>
                <w:webHidden/>
              </w:rPr>
              <w:tab/>
            </w:r>
            <w:r>
              <w:rPr>
                <w:noProof/>
                <w:webHidden/>
              </w:rPr>
              <w:fldChar w:fldCharType="begin"/>
            </w:r>
            <w:r>
              <w:rPr>
                <w:noProof/>
                <w:webHidden/>
              </w:rPr>
              <w:instrText xml:space="preserve"> PAGEREF _Toc529712080 \h </w:instrText>
            </w:r>
            <w:r>
              <w:rPr>
                <w:noProof/>
                <w:webHidden/>
              </w:rPr>
            </w:r>
            <w:r>
              <w:rPr>
                <w:noProof/>
                <w:webHidden/>
              </w:rPr>
              <w:fldChar w:fldCharType="separate"/>
            </w:r>
            <w:r>
              <w:rPr>
                <w:noProof/>
                <w:webHidden/>
              </w:rPr>
              <w:t>28</w:t>
            </w:r>
            <w:r>
              <w:rPr>
                <w:noProof/>
                <w:webHidden/>
              </w:rPr>
              <w:fldChar w:fldCharType="end"/>
            </w:r>
          </w:hyperlink>
        </w:p>
        <w:p w14:paraId="6CF3729D" w14:textId="3EAF24D8" w:rsidR="00A92AF7" w:rsidRDefault="00A92AF7">
          <w:pPr>
            <w:pStyle w:val="TOC1"/>
            <w:tabs>
              <w:tab w:val="left" w:pos="660"/>
              <w:tab w:val="right" w:leader="dot" w:pos="9339"/>
            </w:tabs>
            <w:rPr>
              <w:rFonts w:asciiTheme="minorHAnsi" w:eastAsiaTheme="minorEastAsia" w:hAnsiTheme="minorHAnsi" w:cstheme="minorBidi"/>
              <w:noProof/>
              <w:color w:val="auto"/>
            </w:rPr>
          </w:pPr>
          <w:hyperlink w:anchor="_Toc529712081" w:history="1">
            <w:r w:rsidRPr="00CC2EF2">
              <w:rPr>
                <w:rStyle w:val="Hyperlink"/>
                <w:noProof/>
              </w:rPr>
              <w:t>12</w:t>
            </w:r>
            <w:r>
              <w:rPr>
                <w:rFonts w:asciiTheme="minorHAnsi" w:eastAsiaTheme="minorEastAsia" w:hAnsiTheme="minorHAnsi" w:cstheme="minorBidi"/>
                <w:noProof/>
                <w:color w:val="auto"/>
              </w:rPr>
              <w:tab/>
            </w:r>
            <w:r w:rsidRPr="00CC2EF2">
              <w:rPr>
                <w:rStyle w:val="Hyperlink"/>
                <w:noProof/>
              </w:rPr>
              <w:t>References</w:t>
            </w:r>
            <w:r>
              <w:rPr>
                <w:noProof/>
                <w:webHidden/>
              </w:rPr>
              <w:tab/>
            </w:r>
            <w:r>
              <w:rPr>
                <w:noProof/>
                <w:webHidden/>
              </w:rPr>
              <w:fldChar w:fldCharType="begin"/>
            </w:r>
            <w:r>
              <w:rPr>
                <w:noProof/>
                <w:webHidden/>
              </w:rPr>
              <w:instrText xml:space="preserve"> PAGEREF _Toc529712081 \h </w:instrText>
            </w:r>
            <w:r>
              <w:rPr>
                <w:noProof/>
                <w:webHidden/>
              </w:rPr>
            </w:r>
            <w:r>
              <w:rPr>
                <w:noProof/>
                <w:webHidden/>
              </w:rPr>
              <w:fldChar w:fldCharType="separate"/>
            </w:r>
            <w:r>
              <w:rPr>
                <w:noProof/>
                <w:webHidden/>
              </w:rPr>
              <w:t>29</w:t>
            </w:r>
            <w:r>
              <w:rPr>
                <w:noProof/>
                <w:webHidden/>
              </w:rPr>
              <w:fldChar w:fldCharType="end"/>
            </w:r>
          </w:hyperlink>
        </w:p>
        <w:p w14:paraId="593438CB" w14:textId="49FEF03E" w:rsidR="000161AD" w:rsidRDefault="000161AD">
          <w:pPr>
            <w:rPr>
              <w:ins w:id="3" w:author="Christian Hamson" w:date="2018-11-09T18:11:00Z"/>
            </w:rPr>
          </w:pPr>
          <w:ins w:id="4" w:author="Christian Hamson" w:date="2018-11-09T18:11:00Z">
            <w:r>
              <w:rPr>
                <w:b/>
                <w:bCs/>
                <w:noProof/>
              </w:rPr>
              <w:fldChar w:fldCharType="end"/>
            </w:r>
          </w:ins>
        </w:p>
        <w:customXmlInsRangeStart w:id="5" w:author="Christian Hamson" w:date="2018-11-09T18:11:00Z"/>
      </w:sdtContent>
    </w:sdt>
    <w:customXmlInsRangeEnd w:id="5"/>
    <w:p w14:paraId="0DED833F" w14:textId="617260EC" w:rsidR="00187D40" w:rsidRDefault="00187D40">
      <w:pPr>
        <w:spacing w:after="160" w:line="259" w:lineRule="auto"/>
        <w:ind w:left="0" w:firstLine="0"/>
      </w:pPr>
      <w:r>
        <w:br w:type="page"/>
      </w:r>
    </w:p>
    <w:p w14:paraId="7BFD280E" w14:textId="77777777" w:rsidR="00681A6C" w:rsidDel="000161AD" w:rsidRDefault="00681A6C" w:rsidP="00187D40">
      <w:pPr>
        <w:spacing w:after="308" w:line="259" w:lineRule="auto"/>
        <w:ind w:left="720" w:firstLine="0"/>
        <w:rPr>
          <w:del w:id="6" w:author="Christian Hamson" w:date="2018-11-09T18:11:00Z"/>
        </w:rPr>
      </w:pPr>
    </w:p>
    <w:p w14:paraId="6BD0B179" w14:textId="2440417E" w:rsidR="00681A6C" w:rsidRPr="002759EF" w:rsidDel="000161AD" w:rsidRDefault="00CA1699" w:rsidP="00187D40">
      <w:pPr>
        <w:numPr>
          <w:ilvl w:val="0"/>
          <w:numId w:val="1"/>
        </w:numPr>
        <w:spacing w:after="139" w:line="265" w:lineRule="auto"/>
        <w:ind w:left="720" w:right="-14" w:firstLine="0"/>
        <w:rPr>
          <w:del w:id="7" w:author="Christian Hamson" w:date="2018-11-09T18:11:00Z"/>
          <w:sz w:val="20"/>
        </w:rPr>
      </w:pPr>
      <w:del w:id="8" w:author="Christian Hamson" w:date="2018-11-09T18:11:00Z">
        <w:r w:rsidRPr="002759EF" w:rsidDel="000161AD">
          <w:delText>Summary .................................................................................................................................................. 6</w:delText>
        </w:r>
        <w:r w:rsidRPr="002759EF" w:rsidDel="000161AD">
          <w:rPr>
            <w:rFonts w:ascii="Calibri" w:eastAsia="Calibri" w:hAnsi="Calibri" w:cs="Calibri"/>
            <w:sz w:val="20"/>
          </w:rPr>
          <w:delText xml:space="preserve"> </w:delText>
        </w:r>
      </w:del>
    </w:p>
    <w:p w14:paraId="40355888" w14:textId="59030DE1" w:rsidR="00681A6C" w:rsidRPr="002759EF" w:rsidDel="000161AD" w:rsidRDefault="00CA1699" w:rsidP="00187D40">
      <w:pPr>
        <w:numPr>
          <w:ilvl w:val="0"/>
          <w:numId w:val="1"/>
        </w:numPr>
        <w:spacing w:after="139" w:line="265" w:lineRule="auto"/>
        <w:ind w:left="720" w:right="-14" w:firstLine="0"/>
        <w:rPr>
          <w:del w:id="9" w:author="Christian Hamson" w:date="2018-11-09T18:11:00Z"/>
          <w:sz w:val="20"/>
        </w:rPr>
      </w:pPr>
      <w:del w:id="10" w:author="Christian Hamson" w:date="2018-11-09T18:11:00Z">
        <w:r w:rsidRPr="002759EF" w:rsidDel="000161AD">
          <w:delText>The philosophy behind the Azure Data Lake organization ................................................... 7</w:delText>
        </w:r>
        <w:r w:rsidRPr="002759EF" w:rsidDel="000161AD">
          <w:rPr>
            <w:rFonts w:ascii="Calibri" w:eastAsia="Calibri" w:hAnsi="Calibri" w:cs="Calibri"/>
            <w:sz w:val="20"/>
          </w:rPr>
          <w:delText xml:space="preserve"> </w:delText>
        </w:r>
      </w:del>
    </w:p>
    <w:p w14:paraId="599230B2" w14:textId="71050BAD" w:rsidR="00681A6C" w:rsidRPr="002759EF" w:rsidDel="000161AD" w:rsidRDefault="00CA1699" w:rsidP="00187D40">
      <w:pPr>
        <w:numPr>
          <w:ilvl w:val="0"/>
          <w:numId w:val="1"/>
        </w:numPr>
        <w:spacing w:after="139" w:line="265" w:lineRule="auto"/>
        <w:ind w:left="720" w:right="-14" w:firstLine="0"/>
        <w:rPr>
          <w:del w:id="11" w:author="Christian Hamson" w:date="2018-11-09T18:11:00Z"/>
          <w:sz w:val="20"/>
        </w:rPr>
      </w:pPr>
      <w:del w:id="12" w:author="Christian Hamson" w:date="2018-11-09T18:11:00Z">
        <w:r w:rsidRPr="002759EF" w:rsidDel="000161AD">
          <w:delText>Different setups to be considered ................................................................................................ 10</w:delText>
        </w:r>
        <w:r w:rsidRPr="002759EF" w:rsidDel="000161AD">
          <w:rPr>
            <w:rFonts w:ascii="Calibri" w:eastAsia="Calibri" w:hAnsi="Calibri" w:cs="Calibri"/>
            <w:sz w:val="20"/>
          </w:rPr>
          <w:delText xml:space="preserve"> </w:delText>
        </w:r>
      </w:del>
    </w:p>
    <w:p w14:paraId="58630DF4" w14:textId="62127199" w:rsidR="00681A6C" w:rsidRPr="002759EF" w:rsidDel="000161AD" w:rsidRDefault="00CA1699" w:rsidP="00187D40">
      <w:pPr>
        <w:numPr>
          <w:ilvl w:val="0"/>
          <w:numId w:val="1"/>
        </w:numPr>
        <w:spacing w:after="139" w:line="265" w:lineRule="auto"/>
        <w:ind w:left="720" w:right="-14" w:firstLine="0"/>
        <w:rPr>
          <w:del w:id="13" w:author="Christian Hamson" w:date="2018-11-09T18:11:00Z"/>
          <w:sz w:val="20"/>
        </w:rPr>
      </w:pPr>
      <w:del w:id="14" w:author="Christian Hamson" w:date="2018-11-09T18:11:00Z">
        <w:r w:rsidRPr="002759EF" w:rsidDel="000161AD">
          <w:delText>The internal organization of the Azure Data lake ................................................................... 12</w:delText>
        </w:r>
        <w:r w:rsidRPr="002759EF" w:rsidDel="000161AD">
          <w:rPr>
            <w:rFonts w:ascii="Calibri" w:eastAsia="Calibri" w:hAnsi="Calibri" w:cs="Calibri"/>
            <w:sz w:val="20"/>
          </w:rPr>
          <w:delText xml:space="preserve"> </w:delText>
        </w:r>
      </w:del>
    </w:p>
    <w:p w14:paraId="6B1B3C0E" w14:textId="07BBCC00" w:rsidR="00681A6C" w:rsidRPr="002759EF" w:rsidDel="000161AD" w:rsidRDefault="00CA1699" w:rsidP="00187D40">
      <w:pPr>
        <w:numPr>
          <w:ilvl w:val="1"/>
          <w:numId w:val="1"/>
        </w:numPr>
        <w:ind w:left="720" w:firstLine="0"/>
        <w:rPr>
          <w:del w:id="15" w:author="Christian Hamson" w:date="2018-11-09T18:11:00Z"/>
          <w:sz w:val="20"/>
        </w:rPr>
      </w:pPr>
      <w:del w:id="16" w:author="Christian Hamson" w:date="2018-11-09T18:11:00Z">
        <w:r w:rsidRPr="002759EF" w:rsidDel="000161AD">
          <w:rPr>
            <w:sz w:val="20"/>
          </w:rPr>
          <w:delText>The Landing Zone Layer .......................................................................................................................... 12</w:delText>
        </w:r>
        <w:r w:rsidRPr="002759EF" w:rsidDel="000161AD">
          <w:rPr>
            <w:rFonts w:ascii="Calibri" w:eastAsia="Calibri" w:hAnsi="Calibri" w:cs="Calibri"/>
            <w:sz w:val="20"/>
          </w:rPr>
          <w:delText xml:space="preserve"> </w:delText>
        </w:r>
      </w:del>
    </w:p>
    <w:p w14:paraId="0EDBCCF1" w14:textId="76569414" w:rsidR="00681A6C" w:rsidRPr="002759EF" w:rsidDel="000161AD" w:rsidRDefault="00CA1699" w:rsidP="00187D40">
      <w:pPr>
        <w:numPr>
          <w:ilvl w:val="1"/>
          <w:numId w:val="1"/>
        </w:numPr>
        <w:ind w:left="720" w:firstLine="0"/>
        <w:rPr>
          <w:del w:id="17" w:author="Christian Hamson" w:date="2018-11-09T18:11:00Z"/>
          <w:sz w:val="20"/>
        </w:rPr>
      </w:pPr>
      <w:del w:id="18" w:author="Christian Hamson" w:date="2018-11-09T18:11:00Z">
        <w:r w:rsidRPr="002759EF" w:rsidDel="000161AD">
          <w:rPr>
            <w:sz w:val="20"/>
          </w:rPr>
          <w:delText>The Work Area ............................................................................................................................................ 13</w:delText>
        </w:r>
        <w:r w:rsidRPr="002759EF" w:rsidDel="000161AD">
          <w:rPr>
            <w:rFonts w:ascii="Calibri" w:eastAsia="Calibri" w:hAnsi="Calibri" w:cs="Calibri"/>
            <w:sz w:val="20"/>
          </w:rPr>
          <w:delText xml:space="preserve"> </w:delText>
        </w:r>
      </w:del>
    </w:p>
    <w:p w14:paraId="2151E3BD" w14:textId="2DE3AEFF" w:rsidR="00681A6C" w:rsidRPr="002759EF" w:rsidDel="000161AD" w:rsidRDefault="00CA1699" w:rsidP="00187D40">
      <w:pPr>
        <w:numPr>
          <w:ilvl w:val="1"/>
          <w:numId w:val="1"/>
        </w:numPr>
        <w:ind w:left="720" w:firstLine="0"/>
        <w:rPr>
          <w:del w:id="19" w:author="Christian Hamson" w:date="2018-11-09T18:11:00Z"/>
          <w:sz w:val="20"/>
        </w:rPr>
      </w:pPr>
      <w:del w:id="20" w:author="Christian Hamson" w:date="2018-11-09T18:11:00Z">
        <w:r w:rsidRPr="002759EF" w:rsidDel="000161AD">
          <w:rPr>
            <w:sz w:val="20"/>
          </w:rPr>
          <w:delText>The Publish Area ........................................................................................................................................ 13</w:delText>
        </w:r>
        <w:r w:rsidRPr="002759EF" w:rsidDel="000161AD">
          <w:rPr>
            <w:rFonts w:ascii="Calibri" w:eastAsia="Calibri" w:hAnsi="Calibri" w:cs="Calibri"/>
            <w:sz w:val="20"/>
          </w:rPr>
          <w:delText xml:space="preserve"> </w:delText>
        </w:r>
      </w:del>
    </w:p>
    <w:p w14:paraId="5D9A8740" w14:textId="63B4052E" w:rsidR="00681A6C" w:rsidRPr="002759EF" w:rsidDel="000161AD" w:rsidRDefault="00CA1699" w:rsidP="00187D40">
      <w:pPr>
        <w:numPr>
          <w:ilvl w:val="1"/>
          <w:numId w:val="1"/>
        </w:numPr>
        <w:ind w:left="720" w:firstLine="0"/>
        <w:rPr>
          <w:del w:id="21" w:author="Christian Hamson" w:date="2018-11-09T18:11:00Z"/>
          <w:sz w:val="20"/>
        </w:rPr>
      </w:pPr>
      <w:del w:id="22" w:author="Christian Hamson" w:date="2018-11-09T18:11:00Z">
        <w:r w:rsidRPr="002759EF" w:rsidDel="000161AD">
          <w:rPr>
            <w:sz w:val="20"/>
          </w:rPr>
          <w:delText>The Analytics Area ..................................................................................................................................... 13</w:delText>
        </w:r>
        <w:r w:rsidRPr="002759EF" w:rsidDel="000161AD">
          <w:rPr>
            <w:rFonts w:ascii="Calibri" w:eastAsia="Calibri" w:hAnsi="Calibri" w:cs="Calibri"/>
            <w:sz w:val="20"/>
          </w:rPr>
          <w:delText xml:space="preserve"> </w:delText>
        </w:r>
      </w:del>
    </w:p>
    <w:p w14:paraId="0C4387EE" w14:textId="2AE03BFE" w:rsidR="00681A6C" w:rsidRPr="002759EF" w:rsidDel="000161AD" w:rsidRDefault="00CA1699" w:rsidP="00187D40">
      <w:pPr>
        <w:numPr>
          <w:ilvl w:val="1"/>
          <w:numId w:val="1"/>
        </w:numPr>
        <w:ind w:left="720" w:firstLine="0"/>
        <w:rPr>
          <w:del w:id="23" w:author="Christian Hamson" w:date="2018-11-09T18:11:00Z"/>
          <w:sz w:val="20"/>
        </w:rPr>
      </w:pPr>
      <w:del w:id="24" w:author="Christian Hamson" w:date="2018-11-09T18:11:00Z">
        <w:r w:rsidRPr="002759EF" w:rsidDel="000161AD">
          <w:rPr>
            <w:sz w:val="20"/>
          </w:rPr>
          <w:delText>The Data movement process ................................................................................................................ 14</w:delText>
        </w:r>
        <w:r w:rsidRPr="002759EF" w:rsidDel="000161AD">
          <w:rPr>
            <w:rFonts w:ascii="Calibri" w:eastAsia="Calibri" w:hAnsi="Calibri" w:cs="Calibri"/>
            <w:sz w:val="20"/>
          </w:rPr>
          <w:delText xml:space="preserve"> </w:delText>
        </w:r>
      </w:del>
    </w:p>
    <w:p w14:paraId="15C27B99" w14:textId="5B5F2222" w:rsidR="00681A6C" w:rsidRPr="002759EF" w:rsidDel="000161AD" w:rsidRDefault="00CA1699" w:rsidP="00187D40">
      <w:pPr>
        <w:numPr>
          <w:ilvl w:val="1"/>
          <w:numId w:val="1"/>
        </w:numPr>
        <w:spacing w:after="158"/>
        <w:ind w:left="720" w:firstLine="0"/>
        <w:rPr>
          <w:del w:id="25" w:author="Christian Hamson" w:date="2018-11-09T18:11:00Z"/>
          <w:sz w:val="20"/>
        </w:rPr>
      </w:pPr>
      <w:del w:id="26" w:author="Christian Hamson" w:date="2018-11-09T18:11:00Z">
        <w:r w:rsidRPr="002759EF" w:rsidDel="000161AD">
          <w:rPr>
            <w:sz w:val="20"/>
          </w:rPr>
          <w:delText>Archiving ....................................................................................................................................................... 14</w:delText>
        </w:r>
        <w:r w:rsidRPr="002759EF" w:rsidDel="000161AD">
          <w:rPr>
            <w:rFonts w:ascii="Calibri" w:eastAsia="Calibri" w:hAnsi="Calibri" w:cs="Calibri"/>
            <w:sz w:val="20"/>
          </w:rPr>
          <w:delText xml:space="preserve"> </w:delText>
        </w:r>
      </w:del>
    </w:p>
    <w:p w14:paraId="610C50A8" w14:textId="1CB423BB" w:rsidR="00681A6C" w:rsidRPr="002759EF" w:rsidDel="000161AD" w:rsidRDefault="00CA1699" w:rsidP="00187D40">
      <w:pPr>
        <w:numPr>
          <w:ilvl w:val="0"/>
          <w:numId w:val="1"/>
        </w:numPr>
        <w:spacing w:after="139" w:line="265" w:lineRule="auto"/>
        <w:ind w:left="720" w:right="-14" w:firstLine="0"/>
        <w:rPr>
          <w:del w:id="27" w:author="Christian Hamson" w:date="2018-11-09T18:11:00Z"/>
          <w:sz w:val="20"/>
        </w:rPr>
      </w:pPr>
      <w:del w:id="28" w:author="Christian Hamson" w:date="2018-11-09T18:11:00Z">
        <w:r w:rsidRPr="002759EF" w:rsidDel="000161AD">
          <w:delText>The security model of the Azure Data Lake .............................................................................. 15</w:delText>
        </w:r>
        <w:r w:rsidRPr="002759EF" w:rsidDel="000161AD">
          <w:rPr>
            <w:rFonts w:ascii="Calibri" w:eastAsia="Calibri" w:hAnsi="Calibri" w:cs="Calibri"/>
            <w:sz w:val="20"/>
          </w:rPr>
          <w:delText xml:space="preserve"> </w:delText>
        </w:r>
      </w:del>
    </w:p>
    <w:p w14:paraId="307F2016" w14:textId="4D3490C3" w:rsidR="00681A6C" w:rsidRPr="002759EF" w:rsidDel="000161AD" w:rsidRDefault="00CA1699" w:rsidP="00187D40">
      <w:pPr>
        <w:numPr>
          <w:ilvl w:val="0"/>
          <w:numId w:val="1"/>
        </w:numPr>
        <w:spacing w:after="139" w:line="265" w:lineRule="auto"/>
        <w:ind w:left="720" w:right="-14" w:firstLine="0"/>
        <w:rPr>
          <w:del w:id="29" w:author="Christian Hamson" w:date="2018-11-09T18:11:00Z"/>
          <w:sz w:val="20"/>
        </w:rPr>
      </w:pPr>
      <w:del w:id="30" w:author="Christian Hamson" w:date="2018-11-09T18:11:00Z">
        <w:r w:rsidRPr="002759EF" w:rsidDel="000161AD">
          <w:delText>The Data Ingestion process ............................................................................................................. 17</w:delText>
        </w:r>
        <w:r w:rsidRPr="002759EF" w:rsidDel="000161AD">
          <w:rPr>
            <w:rFonts w:ascii="Calibri" w:eastAsia="Calibri" w:hAnsi="Calibri" w:cs="Calibri"/>
            <w:sz w:val="20"/>
          </w:rPr>
          <w:delText xml:space="preserve"> </w:delText>
        </w:r>
      </w:del>
    </w:p>
    <w:p w14:paraId="17FECAC7" w14:textId="0303594C" w:rsidR="00681A6C" w:rsidRPr="002759EF" w:rsidDel="000161AD" w:rsidRDefault="00CA1699" w:rsidP="00187D40">
      <w:pPr>
        <w:numPr>
          <w:ilvl w:val="0"/>
          <w:numId w:val="1"/>
        </w:numPr>
        <w:spacing w:after="139" w:line="265" w:lineRule="auto"/>
        <w:ind w:left="720" w:right="-14" w:firstLine="0"/>
        <w:rPr>
          <w:del w:id="31" w:author="Christian Hamson" w:date="2018-11-09T18:11:00Z"/>
          <w:sz w:val="20"/>
        </w:rPr>
      </w:pPr>
      <w:del w:id="32" w:author="Christian Hamson" w:date="2018-11-09T18:11:00Z">
        <w:r w:rsidRPr="002759EF" w:rsidDel="000161AD">
          <w:delText>DevOps setup ....................................................................................................................................... 19</w:delText>
        </w:r>
        <w:r w:rsidRPr="002759EF" w:rsidDel="000161AD">
          <w:rPr>
            <w:rFonts w:ascii="Calibri" w:eastAsia="Calibri" w:hAnsi="Calibri" w:cs="Calibri"/>
            <w:sz w:val="20"/>
          </w:rPr>
          <w:delText xml:space="preserve"> </w:delText>
        </w:r>
      </w:del>
    </w:p>
    <w:p w14:paraId="24B60584" w14:textId="488469A7" w:rsidR="00681A6C" w:rsidRPr="002759EF" w:rsidDel="000161AD" w:rsidRDefault="00CA1699" w:rsidP="00187D40">
      <w:pPr>
        <w:numPr>
          <w:ilvl w:val="0"/>
          <w:numId w:val="1"/>
        </w:numPr>
        <w:spacing w:after="139" w:line="265" w:lineRule="auto"/>
        <w:ind w:left="720" w:right="-14" w:firstLine="0"/>
        <w:rPr>
          <w:del w:id="33" w:author="Christian Hamson" w:date="2018-11-09T18:11:00Z"/>
          <w:sz w:val="20"/>
        </w:rPr>
      </w:pPr>
      <w:del w:id="34" w:author="Christian Hamson" w:date="2018-11-09T18:11:00Z">
        <w:r w:rsidRPr="002759EF" w:rsidDel="000161AD">
          <w:delText>Documentation .................................................................................................................................... 21</w:delText>
        </w:r>
        <w:r w:rsidRPr="002759EF" w:rsidDel="000161AD">
          <w:rPr>
            <w:rFonts w:ascii="Calibri" w:eastAsia="Calibri" w:hAnsi="Calibri" w:cs="Calibri"/>
            <w:sz w:val="20"/>
          </w:rPr>
          <w:delText xml:space="preserve"> </w:delText>
        </w:r>
      </w:del>
    </w:p>
    <w:p w14:paraId="75FE6EE5" w14:textId="42B743C8" w:rsidR="00681A6C" w:rsidRPr="002759EF" w:rsidDel="000161AD" w:rsidRDefault="00CA1699" w:rsidP="00187D40">
      <w:pPr>
        <w:numPr>
          <w:ilvl w:val="1"/>
          <w:numId w:val="1"/>
        </w:numPr>
        <w:spacing w:after="158"/>
        <w:ind w:left="720" w:firstLine="0"/>
        <w:rPr>
          <w:del w:id="35" w:author="Christian Hamson" w:date="2018-11-09T18:11:00Z"/>
          <w:sz w:val="20"/>
        </w:rPr>
      </w:pPr>
      <w:del w:id="36" w:author="Christian Hamson" w:date="2018-11-09T18:11:00Z">
        <w:r w:rsidRPr="002759EF" w:rsidDel="000161AD">
          <w:rPr>
            <w:sz w:val="20"/>
          </w:rPr>
          <w:delText>Needed tagging for the Data Lake Organization .......................................................................... 22</w:delText>
        </w:r>
        <w:r w:rsidRPr="002759EF" w:rsidDel="000161AD">
          <w:rPr>
            <w:rFonts w:ascii="Calibri" w:eastAsia="Calibri" w:hAnsi="Calibri" w:cs="Calibri"/>
            <w:sz w:val="20"/>
          </w:rPr>
          <w:delText xml:space="preserve"> </w:delText>
        </w:r>
      </w:del>
    </w:p>
    <w:p w14:paraId="3CF12E25" w14:textId="64A71426" w:rsidR="00681A6C" w:rsidRPr="002759EF" w:rsidDel="000161AD" w:rsidRDefault="00CA1699" w:rsidP="00187D40">
      <w:pPr>
        <w:numPr>
          <w:ilvl w:val="0"/>
          <w:numId w:val="1"/>
        </w:numPr>
        <w:spacing w:after="139" w:line="265" w:lineRule="auto"/>
        <w:ind w:left="720" w:right="-14" w:firstLine="0"/>
        <w:rPr>
          <w:del w:id="37" w:author="Christian Hamson" w:date="2018-11-09T18:11:00Z"/>
          <w:sz w:val="20"/>
        </w:rPr>
      </w:pPr>
      <w:del w:id="38" w:author="Christian Hamson" w:date="2018-11-09T18:11:00Z">
        <w:r w:rsidRPr="002759EF" w:rsidDel="000161AD">
          <w:delText>Logging ................................................................................................................................................... 23</w:delText>
        </w:r>
        <w:r w:rsidRPr="002759EF" w:rsidDel="000161AD">
          <w:rPr>
            <w:rFonts w:ascii="Calibri" w:eastAsia="Calibri" w:hAnsi="Calibri" w:cs="Calibri"/>
            <w:sz w:val="20"/>
          </w:rPr>
          <w:delText xml:space="preserve"> </w:delText>
        </w:r>
      </w:del>
    </w:p>
    <w:p w14:paraId="0B840B19" w14:textId="24060A7F" w:rsidR="00681A6C" w:rsidRPr="002759EF" w:rsidDel="000161AD" w:rsidRDefault="00CA1699" w:rsidP="00187D40">
      <w:pPr>
        <w:numPr>
          <w:ilvl w:val="1"/>
          <w:numId w:val="1"/>
        </w:numPr>
        <w:spacing w:after="166"/>
        <w:ind w:left="720" w:firstLine="0"/>
        <w:rPr>
          <w:del w:id="39" w:author="Christian Hamson" w:date="2018-11-09T18:11:00Z"/>
          <w:sz w:val="20"/>
        </w:rPr>
      </w:pPr>
      <w:del w:id="40" w:author="Christian Hamson" w:date="2018-11-09T18:11:00Z">
        <w:r w:rsidRPr="002759EF" w:rsidDel="000161AD">
          <w:rPr>
            <w:sz w:val="20"/>
          </w:rPr>
          <w:delText>Enable diagnostic logging for your Data Lake ............................................................................... 23</w:delText>
        </w:r>
        <w:r w:rsidRPr="002759EF" w:rsidDel="000161AD">
          <w:rPr>
            <w:rFonts w:ascii="Calibri" w:eastAsia="Calibri" w:hAnsi="Calibri" w:cs="Calibri"/>
            <w:sz w:val="20"/>
          </w:rPr>
          <w:delText xml:space="preserve"> </w:delText>
        </w:r>
      </w:del>
    </w:p>
    <w:p w14:paraId="63AA86C3" w14:textId="06F9A334" w:rsidR="00681A6C" w:rsidRPr="002759EF" w:rsidDel="000161AD" w:rsidRDefault="00CA1699" w:rsidP="00187D40">
      <w:pPr>
        <w:numPr>
          <w:ilvl w:val="1"/>
          <w:numId w:val="1"/>
        </w:numPr>
        <w:ind w:left="720" w:firstLine="0"/>
        <w:rPr>
          <w:del w:id="41" w:author="Christian Hamson" w:date="2018-11-09T18:11:00Z"/>
          <w:sz w:val="20"/>
        </w:rPr>
      </w:pPr>
      <w:del w:id="42" w:author="Christian Hamson" w:date="2018-11-09T18:11:00Z">
        <w:r w:rsidRPr="002759EF" w:rsidDel="000161AD">
          <w:rPr>
            <w:sz w:val="20"/>
          </w:rPr>
          <w:delText>View diagnostic logs for your Data Lake .......................................................................................... 25</w:delText>
        </w:r>
        <w:r w:rsidRPr="002759EF" w:rsidDel="000161AD">
          <w:rPr>
            <w:rFonts w:ascii="Calibri" w:eastAsia="Calibri" w:hAnsi="Calibri" w:cs="Calibri"/>
            <w:sz w:val="20"/>
          </w:rPr>
          <w:delText xml:space="preserve"> </w:delText>
        </w:r>
      </w:del>
    </w:p>
    <w:p w14:paraId="2000C806" w14:textId="64864035" w:rsidR="00681A6C" w:rsidRPr="002759EF" w:rsidDel="000161AD" w:rsidRDefault="00CA1699" w:rsidP="00187D40">
      <w:pPr>
        <w:spacing w:after="139" w:line="259" w:lineRule="auto"/>
        <w:ind w:left="720" w:right="-3" w:firstLine="0"/>
        <w:jc w:val="right"/>
        <w:rPr>
          <w:del w:id="43" w:author="Christian Hamson" w:date="2018-11-09T18:11:00Z"/>
          <w:sz w:val="20"/>
        </w:rPr>
      </w:pPr>
      <w:del w:id="44" w:author="Christian Hamson" w:date="2018-11-09T18:11:00Z">
        <w:r w:rsidRPr="002759EF" w:rsidDel="000161AD">
          <w:rPr>
            <w:noProof/>
            <w:sz w:val="20"/>
            <w:rPrChange w:id="45" w:author="Unknown">
              <w:rPr>
                <w:noProof/>
              </w:rPr>
            </w:rPrChange>
          </w:rPr>
          <w:drawing>
            <wp:inline distT="0" distB="0" distL="0" distR="0" wp14:anchorId="1D39CD8F" wp14:editId="4D8FAD3B">
              <wp:extent cx="262890" cy="9982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7"/>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Using the Data Lake Store Settings view ...................................................................... 25</w:delText>
        </w:r>
        <w:r w:rsidRPr="002759EF" w:rsidDel="000161AD">
          <w:rPr>
            <w:rFonts w:ascii="Calibri" w:eastAsia="Calibri" w:hAnsi="Calibri" w:cs="Calibri"/>
            <w:sz w:val="20"/>
          </w:rPr>
          <w:delText xml:space="preserve"> </w:delText>
        </w:r>
      </w:del>
    </w:p>
    <w:p w14:paraId="59065835" w14:textId="1DC90648" w:rsidR="00681A6C" w:rsidRPr="002759EF" w:rsidDel="000161AD" w:rsidRDefault="00CA1699" w:rsidP="00187D40">
      <w:pPr>
        <w:spacing w:after="199" w:line="259" w:lineRule="auto"/>
        <w:ind w:left="720" w:right="-3" w:firstLine="0"/>
        <w:jc w:val="right"/>
        <w:rPr>
          <w:del w:id="46" w:author="Christian Hamson" w:date="2018-11-09T18:11:00Z"/>
          <w:sz w:val="20"/>
        </w:rPr>
      </w:pPr>
      <w:del w:id="47" w:author="Christian Hamson" w:date="2018-11-09T18:11:00Z">
        <w:r w:rsidRPr="002759EF" w:rsidDel="000161AD">
          <w:rPr>
            <w:noProof/>
            <w:sz w:val="20"/>
            <w:rPrChange w:id="48" w:author="Unknown">
              <w:rPr>
                <w:noProof/>
              </w:rPr>
            </w:rPrChange>
          </w:rPr>
          <w:drawing>
            <wp:inline distT="0" distB="0" distL="0" distR="0" wp14:anchorId="1BF598D0" wp14:editId="37F41803">
              <wp:extent cx="279654" cy="9982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8"/>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From the Azure Storage account that contains log data .......................................... 25</w:delText>
        </w:r>
        <w:r w:rsidRPr="002759EF" w:rsidDel="000161AD">
          <w:rPr>
            <w:rFonts w:ascii="Calibri" w:eastAsia="Calibri" w:hAnsi="Calibri" w:cs="Calibri"/>
            <w:sz w:val="20"/>
          </w:rPr>
          <w:delText xml:space="preserve"> </w:delText>
        </w:r>
      </w:del>
    </w:p>
    <w:p w14:paraId="6372D4C6" w14:textId="22F9FDEE" w:rsidR="00681A6C" w:rsidRPr="002759EF" w:rsidDel="000161AD" w:rsidRDefault="00CA1699" w:rsidP="00187D40">
      <w:pPr>
        <w:numPr>
          <w:ilvl w:val="1"/>
          <w:numId w:val="1"/>
        </w:numPr>
        <w:ind w:left="720" w:firstLine="0"/>
        <w:rPr>
          <w:del w:id="49" w:author="Christian Hamson" w:date="2018-11-09T18:11:00Z"/>
          <w:sz w:val="20"/>
        </w:rPr>
      </w:pPr>
      <w:del w:id="50" w:author="Christian Hamson" w:date="2018-11-09T18:11:00Z">
        <w:r w:rsidRPr="002759EF" w:rsidDel="000161AD">
          <w:rPr>
            <w:sz w:val="20"/>
          </w:rPr>
          <w:delText>Understand the structure of the log data......................................................................................... 27</w:delText>
        </w:r>
        <w:r w:rsidRPr="002759EF" w:rsidDel="000161AD">
          <w:rPr>
            <w:rFonts w:ascii="Calibri" w:eastAsia="Calibri" w:hAnsi="Calibri" w:cs="Calibri"/>
            <w:sz w:val="20"/>
          </w:rPr>
          <w:delText xml:space="preserve"> </w:delText>
        </w:r>
      </w:del>
    </w:p>
    <w:p w14:paraId="4759A2DF" w14:textId="19A6F802" w:rsidR="00681A6C" w:rsidRPr="002759EF" w:rsidDel="000161AD" w:rsidRDefault="00CA1699" w:rsidP="00187D40">
      <w:pPr>
        <w:spacing w:after="139" w:line="259" w:lineRule="auto"/>
        <w:ind w:left="720" w:right="-3" w:firstLine="0"/>
        <w:jc w:val="right"/>
        <w:rPr>
          <w:del w:id="51" w:author="Christian Hamson" w:date="2018-11-09T18:11:00Z"/>
          <w:sz w:val="20"/>
        </w:rPr>
      </w:pPr>
      <w:del w:id="52" w:author="Christian Hamson" w:date="2018-11-09T18:11:00Z">
        <w:r w:rsidRPr="002759EF" w:rsidDel="000161AD">
          <w:rPr>
            <w:noProof/>
            <w:sz w:val="20"/>
            <w:rPrChange w:id="53" w:author="Unknown">
              <w:rPr>
                <w:noProof/>
              </w:rPr>
            </w:rPrChange>
          </w:rPr>
          <w:drawing>
            <wp:inline distT="0" distB="0" distL="0" distR="0" wp14:anchorId="2A4A0AA0" wp14:editId="7586664D">
              <wp:extent cx="262890" cy="99822"/>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9"/>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Request logs ........................................................................................................................ 27</w:delText>
        </w:r>
        <w:r w:rsidRPr="002759EF" w:rsidDel="000161AD">
          <w:rPr>
            <w:rFonts w:ascii="Calibri" w:eastAsia="Calibri" w:hAnsi="Calibri" w:cs="Calibri"/>
            <w:sz w:val="20"/>
          </w:rPr>
          <w:delText xml:space="preserve"> </w:delText>
        </w:r>
      </w:del>
    </w:p>
    <w:p w14:paraId="54CA10EA" w14:textId="17C5CB3C" w:rsidR="00681A6C" w:rsidRPr="002759EF" w:rsidDel="000161AD" w:rsidRDefault="00CA1699" w:rsidP="00187D40">
      <w:pPr>
        <w:spacing w:after="192" w:line="259" w:lineRule="auto"/>
        <w:ind w:left="720" w:right="-3" w:firstLine="0"/>
        <w:jc w:val="right"/>
        <w:rPr>
          <w:del w:id="54" w:author="Christian Hamson" w:date="2018-11-09T18:11:00Z"/>
          <w:sz w:val="20"/>
        </w:rPr>
      </w:pPr>
      <w:del w:id="55" w:author="Christian Hamson" w:date="2018-11-09T18:11:00Z">
        <w:r w:rsidRPr="002759EF" w:rsidDel="000161AD">
          <w:rPr>
            <w:noProof/>
            <w:sz w:val="20"/>
            <w:rPrChange w:id="56" w:author="Unknown">
              <w:rPr>
                <w:noProof/>
              </w:rPr>
            </w:rPrChange>
          </w:rPr>
          <w:drawing>
            <wp:inline distT="0" distB="0" distL="0" distR="0" wp14:anchorId="400F916F" wp14:editId="304B13BC">
              <wp:extent cx="279654" cy="99822"/>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20"/>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Audit Logs ............................................................................................................................ 29</w:delText>
        </w:r>
        <w:r w:rsidRPr="002759EF" w:rsidDel="000161AD">
          <w:rPr>
            <w:rFonts w:ascii="Calibri" w:eastAsia="Calibri" w:hAnsi="Calibri" w:cs="Calibri"/>
            <w:sz w:val="20"/>
          </w:rPr>
          <w:delText xml:space="preserve"> </w:delText>
        </w:r>
      </w:del>
    </w:p>
    <w:p w14:paraId="66F7BAEB" w14:textId="26FFC26A" w:rsidR="00681A6C" w:rsidRPr="002759EF" w:rsidDel="000161AD" w:rsidRDefault="00CA1699" w:rsidP="00187D40">
      <w:pPr>
        <w:numPr>
          <w:ilvl w:val="0"/>
          <w:numId w:val="1"/>
        </w:numPr>
        <w:spacing w:after="139" w:line="265" w:lineRule="auto"/>
        <w:ind w:left="720" w:right="-14" w:firstLine="0"/>
        <w:rPr>
          <w:del w:id="57" w:author="Christian Hamson" w:date="2018-11-09T18:11:00Z"/>
          <w:sz w:val="20"/>
        </w:rPr>
      </w:pPr>
      <w:del w:id="58" w:author="Christian Hamson" w:date="2018-11-09T18:11:00Z">
        <w:r w:rsidRPr="002759EF" w:rsidDel="000161AD">
          <w:delText>Example of an Azure Data Lake setup ................................................................................. 30</w:delText>
        </w:r>
        <w:r w:rsidRPr="002759EF" w:rsidDel="000161AD">
          <w:rPr>
            <w:rFonts w:ascii="Calibri" w:eastAsia="Calibri" w:hAnsi="Calibri" w:cs="Calibri"/>
            <w:sz w:val="20"/>
          </w:rPr>
          <w:delText xml:space="preserve"> </w:delText>
        </w:r>
      </w:del>
    </w:p>
    <w:p w14:paraId="52A7E180" w14:textId="4B741909" w:rsidR="007C3F6F" w:rsidDel="000161AD" w:rsidRDefault="00CA1699" w:rsidP="00187D40">
      <w:pPr>
        <w:numPr>
          <w:ilvl w:val="1"/>
          <w:numId w:val="1"/>
        </w:numPr>
        <w:spacing w:line="386" w:lineRule="auto"/>
        <w:ind w:left="720" w:firstLine="0"/>
        <w:rPr>
          <w:del w:id="59" w:author="Christian Hamson" w:date="2018-11-09T18:11:00Z"/>
          <w:sz w:val="20"/>
        </w:rPr>
      </w:pPr>
      <w:del w:id="60" w:author="Christian Hamson" w:date="2018-11-09T18:11:00Z">
        <w:r w:rsidRPr="002759EF" w:rsidDel="000161AD">
          <w:rPr>
            <w:sz w:val="20"/>
          </w:rPr>
          <w:delText>Create the Data Lake ................................................................................................................................ 30</w:delText>
        </w:r>
      </w:del>
    </w:p>
    <w:p w14:paraId="48CAC860" w14:textId="7DDC6A2D" w:rsidR="00681A6C" w:rsidRPr="002759EF" w:rsidDel="000161AD" w:rsidRDefault="00CA1699" w:rsidP="00187D40">
      <w:pPr>
        <w:spacing w:line="386" w:lineRule="auto"/>
        <w:ind w:left="720" w:firstLine="0"/>
        <w:rPr>
          <w:del w:id="61" w:author="Christian Hamson" w:date="2018-11-09T18:11:00Z"/>
          <w:sz w:val="20"/>
        </w:rPr>
      </w:pPr>
      <w:del w:id="62" w:author="Christian Hamson" w:date="2018-11-09T18:11:00Z">
        <w:r w:rsidRPr="002759EF" w:rsidDel="000161AD">
          <w:rPr>
            <w:sz w:val="18"/>
          </w:rPr>
          <w:delText xml:space="preserve"> </w:delText>
        </w:r>
        <w:r w:rsidR="007C3F6F" w:rsidDel="000161AD">
          <w:rPr>
            <w:sz w:val="18"/>
          </w:rPr>
          <w:delText xml:space="preserve">10.1.1 </w:delText>
        </w:r>
        <w:r w:rsidR="00B45450" w:rsidDel="000161AD">
          <w:rPr>
            <w:sz w:val="18"/>
          </w:rPr>
          <w:delText xml:space="preserve">Create </w:delText>
        </w:r>
        <w:r w:rsidRPr="002759EF" w:rsidDel="000161AD">
          <w:rPr>
            <w:sz w:val="18"/>
          </w:rPr>
          <w:delText>Directories ......................................................................................................... 31</w:delText>
        </w:r>
        <w:r w:rsidRPr="002759EF" w:rsidDel="000161AD">
          <w:rPr>
            <w:rFonts w:ascii="Calibri" w:eastAsia="Calibri" w:hAnsi="Calibri" w:cs="Calibri"/>
            <w:sz w:val="20"/>
          </w:rPr>
          <w:delText xml:space="preserve"> </w:delText>
        </w:r>
      </w:del>
    </w:p>
    <w:p w14:paraId="2675E025" w14:textId="39FF6EE2" w:rsidR="00681A6C" w:rsidRPr="002759EF" w:rsidDel="000161AD" w:rsidRDefault="00CA1699" w:rsidP="00187D40">
      <w:pPr>
        <w:tabs>
          <w:tab w:val="center" w:pos="1216"/>
          <w:tab w:val="right" w:pos="9349"/>
        </w:tabs>
        <w:spacing w:after="170" w:line="259" w:lineRule="auto"/>
        <w:ind w:left="720" w:right="-3" w:firstLine="0"/>
        <w:rPr>
          <w:del w:id="63" w:author="Christian Hamson" w:date="2018-11-09T18:11:00Z"/>
          <w:sz w:val="20"/>
        </w:rPr>
      </w:pPr>
      <w:del w:id="64" w:author="Christian Hamson" w:date="2018-11-09T18:11:00Z">
        <w:r w:rsidRPr="002759EF" w:rsidDel="000161AD">
          <w:rPr>
            <w:rFonts w:ascii="Calibri" w:eastAsia="Calibri" w:hAnsi="Calibri" w:cs="Calibri"/>
            <w:sz w:val="20"/>
          </w:rPr>
          <w:tab/>
        </w:r>
        <w:r w:rsidRPr="002759EF" w:rsidDel="000161AD">
          <w:rPr>
            <w:noProof/>
            <w:sz w:val="20"/>
            <w:rPrChange w:id="65" w:author="Unknown">
              <w:rPr>
                <w:noProof/>
              </w:rPr>
            </w:rPrChange>
          </w:rPr>
          <w:drawing>
            <wp:inline distT="0" distB="0" distL="0" distR="0" wp14:anchorId="362A3F6E" wp14:editId="0DD03475">
              <wp:extent cx="345186" cy="99822"/>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21"/>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Assign access rights ..................................................................................................... 32</w:delText>
        </w:r>
        <w:r w:rsidRPr="002759EF" w:rsidDel="000161AD">
          <w:rPr>
            <w:rFonts w:ascii="Calibri" w:eastAsia="Calibri" w:hAnsi="Calibri" w:cs="Calibri"/>
            <w:sz w:val="20"/>
          </w:rPr>
          <w:delText xml:space="preserve"> </w:delText>
        </w:r>
      </w:del>
    </w:p>
    <w:p w14:paraId="1324BA0B" w14:textId="69BBCFA6" w:rsidR="00681A6C" w:rsidRPr="002759EF" w:rsidDel="000161AD" w:rsidRDefault="00CA1699" w:rsidP="00187D40">
      <w:pPr>
        <w:numPr>
          <w:ilvl w:val="1"/>
          <w:numId w:val="1"/>
        </w:numPr>
        <w:spacing w:after="131" w:line="259" w:lineRule="auto"/>
        <w:ind w:left="720" w:firstLine="0"/>
        <w:rPr>
          <w:del w:id="66" w:author="Christian Hamson" w:date="2018-11-09T18:11:00Z"/>
          <w:sz w:val="20"/>
        </w:rPr>
      </w:pPr>
      <w:del w:id="67" w:author="Christian Hamson" w:date="2018-11-09T18:11:00Z">
        <w:r w:rsidRPr="002759EF" w:rsidDel="000161AD">
          <w:rPr>
            <w:sz w:val="20"/>
          </w:rPr>
          <w:delText>Create the Data Factory service ............................................................................................................ 33</w:delText>
        </w:r>
        <w:r w:rsidRPr="002759EF" w:rsidDel="000161AD">
          <w:rPr>
            <w:rFonts w:ascii="Calibri" w:eastAsia="Calibri" w:hAnsi="Calibri" w:cs="Calibri"/>
            <w:sz w:val="20"/>
          </w:rPr>
          <w:delText xml:space="preserve"> </w:delText>
        </w:r>
      </w:del>
    </w:p>
    <w:p w14:paraId="0302003B" w14:textId="26E329A6" w:rsidR="00681A6C" w:rsidRPr="002759EF" w:rsidDel="000161AD" w:rsidRDefault="00CA1699" w:rsidP="00187D40">
      <w:pPr>
        <w:tabs>
          <w:tab w:val="center" w:pos="1216"/>
          <w:tab w:val="right" w:pos="9349"/>
        </w:tabs>
        <w:spacing w:after="139" w:line="259" w:lineRule="auto"/>
        <w:ind w:left="720" w:right="-3" w:firstLine="0"/>
        <w:rPr>
          <w:del w:id="68" w:author="Christian Hamson" w:date="2018-11-09T18:11:00Z"/>
          <w:sz w:val="20"/>
        </w:rPr>
      </w:pPr>
      <w:del w:id="69" w:author="Christian Hamson" w:date="2018-11-09T18:11:00Z">
        <w:r w:rsidRPr="002759EF" w:rsidDel="000161AD">
          <w:rPr>
            <w:rFonts w:ascii="Calibri" w:eastAsia="Calibri" w:hAnsi="Calibri" w:cs="Calibri"/>
            <w:sz w:val="20"/>
          </w:rPr>
          <w:tab/>
        </w:r>
        <w:r w:rsidRPr="002759EF" w:rsidDel="000161AD">
          <w:rPr>
            <w:noProof/>
            <w:sz w:val="20"/>
            <w:rPrChange w:id="70" w:author="Unknown">
              <w:rPr>
                <w:noProof/>
              </w:rPr>
            </w:rPrChange>
          </w:rPr>
          <w:drawing>
            <wp:inline distT="0" distB="0" distL="0" distR="0" wp14:anchorId="077929A6" wp14:editId="4E3F812C">
              <wp:extent cx="328422" cy="9982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2"/>
                      <a:stretch>
                        <a:fillRect/>
                      </a:stretch>
                    </pic:blipFill>
                    <pic:spPr>
                      <a:xfrm>
                        <a:off x="0" y="0"/>
                        <a:ext cx="328422"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Establish Runtime Integration ................................................................................... 34</w:delText>
        </w:r>
        <w:r w:rsidRPr="002759EF" w:rsidDel="000161AD">
          <w:rPr>
            <w:rFonts w:ascii="Calibri" w:eastAsia="Calibri" w:hAnsi="Calibri" w:cs="Calibri"/>
            <w:sz w:val="20"/>
          </w:rPr>
          <w:delText xml:space="preserve"> </w:delText>
        </w:r>
      </w:del>
    </w:p>
    <w:p w14:paraId="7ECF8ECD" w14:textId="52B49B8F" w:rsidR="00681A6C" w:rsidRPr="002759EF" w:rsidDel="000161AD" w:rsidRDefault="00CA1699" w:rsidP="00187D40">
      <w:pPr>
        <w:tabs>
          <w:tab w:val="center" w:pos="1216"/>
          <w:tab w:val="right" w:pos="9349"/>
        </w:tabs>
        <w:spacing w:after="172" w:line="259" w:lineRule="auto"/>
        <w:ind w:left="720" w:right="-3" w:firstLine="0"/>
        <w:rPr>
          <w:del w:id="71" w:author="Christian Hamson" w:date="2018-11-09T18:11:00Z"/>
          <w:sz w:val="20"/>
        </w:rPr>
      </w:pPr>
      <w:del w:id="72" w:author="Christian Hamson" w:date="2018-11-09T18:11:00Z">
        <w:r w:rsidRPr="002759EF" w:rsidDel="000161AD">
          <w:rPr>
            <w:rFonts w:ascii="Calibri" w:eastAsia="Calibri" w:hAnsi="Calibri" w:cs="Calibri"/>
            <w:sz w:val="20"/>
          </w:rPr>
          <w:tab/>
        </w:r>
        <w:r w:rsidRPr="002759EF" w:rsidDel="000161AD">
          <w:rPr>
            <w:noProof/>
            <w:sz w:val="20"/>
            <w:rPrChange w:id="73" w:author="Unknown">
              <w:rPr>
                <w:noProof/>
              </w:rPr>
            </w:rPrChange>
          </w:rPr>
          <w:drawing>
            <wp:inline distT="0" distB="0" distL="0" distR="0" wp14:anchorId="754B53D7" wp14:editId="65DC5DA8">
              <wp:extent cx="345186" cy="99822"/>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3"/>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Load relational data – from an Oracle Database ................................................... 36</w:delText>
        </w:r>
        <w:r w:rsidRPr="002759EF" w:rsidDel="000161AD">
          <w:rPr>
            <w:rFonts w:ascii="Calibri" w:eastAsia="Calibri" w:hAnsi="Calibri" w:cs="Calibri"/>
            <w:sz w:val="20"/>
          </w:rPr>
          <w:delText xml:space="preserve"> </w:delText>
        </w:r>
      </w:del>
    </w:p>
    <w:p w14:paraId="7BA65797" w14:textId="6EE9666E" w:rsidR="00681A6C" w:rsidRPr="002759EF" w:rsidDel="000161AD" w:rsidRDefault="00CA1699" w:rsidP="00187D40">
      <w:pPr>
        <w:numPr>
          <w:ilvl w:val="1"/>
          <w:numId w:val="1"/>
        </w:numPr>
        <w:spacing w:after="131" w:line="259" w:lineRule="auto"/>
        <w:ind w:left="720" w:firstLine="0"/>
        <w:rPr>
          <w:del w:id="74" w:author="Christian Hamson" w:date="2018-11-09T18:11:00Z"/>
          <w:sz w:val="20"/>
        </w:rPr>
      </w:pPr>
      <w:del w:id="75" w:author="Christian Hamson" w:date="2018-11-09T18:11:00Z">
        <w:r w:rsidRPr="002759EF" w:rsidDel="000161AD">
          <w:rPr>
            <w:sz w:val="20"/>
          </w:rPr>
          <w:delText>Use U-SQL to move data ........................................................................................................................ 40</w:delText>
        </w:r>
        <w:r w:rsidRPr="002759EF" w:rsidDel="000161AD">
          <w:rPr>
            <w:rFonts w:ascii="Calibri" w:eastAsia="Calibri" w:hAnsi="Calibri" w:cs="Calibri"/>
            <w:sz w:val="20"/>
          </w:rPr>
          <w:delText xml:space="preserve"> </w:delText>
        </w:r>
      </w:del>
    </w:p>
    <w:p w14:paraId="377B3C35" w14:textId="0FD411CC" w:rsidR="00681A6C" w:rsidRPr="002759EF" w:rsidDel="000161AD" w:rsidRDefault="00CA1699" w:rsidP="00187D40">
      <w:pPr>
        <w:numPr>
          <w:ilvl w:val="1"/>
          <w:numId w:val="1"/>
        </w:numPr>
        <w:spacing w:after="168" w:line="259" w:lineRule="auto"/>
        <w:ind w:left="720" w:firstLine="0"/>
        <w:rPr>
          <w:del w:id="76" w:author="Christian Hamson" w:date="2018-11-09T18:11:00Z"/>
          <w:sz w:val="20"/>
        </w:rPr>
      </w:pPr>
      <w:del w:id="77" w:author="Christian Hamson" w:date="2018-11-09T18:11:00Z">
        <w:r w:rsidRPr="002759EF" w:rsidDel="000161AD">
          <w:rPr>
            <w:sz w:val="20"/>
          </w:rPr>
          <w:delText>Use PowerBI to see data ......................................................................................................................... 45</w:delText>
        </w:r>
        <w:r w:rsidRPr="002759EF" w:rsidDel="000161AD">
          <w:rPr>
            <w:rFonts w:ascii="Calibri" w:eastAsia="Calibri" w:hAnsi="Calibri" w:cs="Calibri"/>
            <w:sz w:val="20"/>
          </w:rPr>
          <w:delText xml:space="preserve"> </w:delText>
        </w:r>
      </w:del>
    </w:p>
    <w:p w14:paraId="0DC19CF1" w14:textId="753680D7" w:rsidR="00681A6C" w:rsidRPr="002759EF" w:rsidDel="000161AD" w:rsidRDefault="00CA1699" w:rsidP="00187D40">
      <w:pPr>
        <w:numPr>
          <w:ilvl w:val="0"/>
          <w:numId w:val="1"/>
        </w:numPr>
        <w:spacing w:after="538" w:line="265" w:lineRule="auto"/>
        <w:ind w:left="720" w:right="-14" w:firstLine="0"/>
        <w:rPr>
          <w:del w:id="78" w:author="Christian Hamson" w:date="2018-11-09T18:11:00Z"/>
          <w:sz w:val="20"/>
        </w:rPr>
      </w:pPr>
      <w:del w:id="79" w:author="Christian Hamson" w:date="2018-11-09T18:11:00Z">
        <w:r w:rsidRPr="002759EF" w:rsidDel="000161AD">
          <w:delText>References ..................................................................................................................................... 48</w:delText>
        </w:r>
        <w:r w:rsidRPr="002759EF" w:rsidDel="000161AD">
          <w:rPr>
            <w:rFonts w:ascii="Calibri" w:eastAsia="Calibri" w:hAnsi="Calibri" w:cs="Calibri"/>
            <w:sz w:val="20"/>
          </w:rPr>
          <w:delText xml:space="preserve"> </w:delText>
        </w:r>
      </w:del>
    </w:p>
    <w:p w14:paraId="57AE7B4D" w14:textId="745FE908" w:rsidR="00681A6C" w:rsidRPr="002759EF" w:rsidDel="000161AD" w:rsidRDefault="00CA1699" w:rsidP="00187D40">
      <w:pPr>
        <w:spacing w:after="0" w:line="259" w:lineRule="auto"/>
        <w:ind w:left="720" w:firstLine="0"/>
        <w:rPr>
          <w:del w:id="80" w:author="Christian Hamson" w:date="2018-11-09T18:11:00Z"/>
          <w:sz w:val="20"/>
        </w:rPr>
      </w:pPr>
      <w:del w:id="81" w:author="Christian Hamson" w:date="2018-11-09T18:11:00Z">
        <w:r w:rsidRPr="002759EF" w:rsidDel="000161AD">
          <w:rPr>
            <w:sz w:val="20"/>
          </w:rPr>
          <w:delText xml:space="preserve"> </w:delText>
        </w:r>
        <w:r w:rsidRPr="002759EF" w:rsidDel="000161AD">
          <w:rPr>
            <w:sz w:val="20"/>
          </w:rPr>
          <w:tab/>
          <w:delText xml:space="preserve"> </w:delText>
        </w:r>
        <w:r w:rsidRPr="002759EF" w:rsidDel="000161AD">
          <w:rPr>
            <w:sz w:val="20"/>
          </w:rPr>
          <w:br w:type="page"/>
        </w:r>
      </w:del>
    </w:p>
    <w:p w14:paraId="77CF295A" w14:textId="77777777" w:rsidR="00187D40" w:rsidRDefault="00187D40" w:rsidP="00187D40">
      <w:pPr>
        <w:tabs>
          <w:tab w:val="center" w:pos="1712"/>
        </w:tabs>
        <w:spacing w:after="189" w:line="265" w:lineRule="auto"/>
        <w:ind w:left="720" w:firstLine="0"/>
        <w:rPr>
          <w:color w:val="008AC8"/>
          <w:sz w:val="36"/>
        </w:rPr>
      </w:pPr>
    </w:p>
    <w:p w14:paraId="5BBD2A30" w14:textId="635966F1" w:rsidR="00681A6C" w:rsidRDefault="00CA1699" w:rsidP="006E0100">
      <w:pPr>
        <w:pStyle w:val="Heading1"/>
        <w:numPr>
          <w:ilvl w:val="0"/>
          <w:numId w:val="0"/>
        </w:numPr>
        <w:ind w:left="10"/>
      </w:pPr>
      <w:bookmarkStart w:id="82" w:name="_Toc529712041"/>
      <w:r>
        <w:t>1</w:t>
      </w:r>
      <w:r>
        <w:rPr>
          <w:rFonts w:ascii="Arial" w:eastAsia="Arial" w:hAnsi="Arial" w:cs="Arial"/>
        </w:rPr>
        <w:t xml:space="preserve"> </w:t>
      </w:r>
      <w:r>
        <w:rPr>
          <w:rFonts w:ascii="Arial" w:eastAsia="Arial" w:hAnsi="Arial" w:cs="Arial"/>
        </w:rPr>
        <w:tab/>
      </w:r>
      <w:r>
        <w:t>Summary</w:t>
      </w:r>
      <w:bookmarkEnd w:id="82"/>
      <w:r>
        <w:t xml:space="preserve"> </w:t>
      </w:r>
    </w:p>
    <w:p w14:paraId="2B4B3CA5" w14:textId="77777777" w:rsidR="000B31D7" w:rsidRDefault="000B31D7" w:rsidP="000B31D7">
      <w:pPr>
        <w:ind w:left="-5"/>
      </w:pPr>
      <w:r>
        <w:t xml:space="preserve">This document discusses a possible way to organize an Azure Data Lake </w:t>
      </w:r>
    </w:p>
    <w:p w14:paraId="00624AA8" w14:textId="77777777" w:rsidR="000B31D7" w:rsidRDefault="000B31D7" w:rsidP="000B31D7">
      <w:pPr>
        <w:ind w:left="-5" w:right="145"/>
      </w:pPr>
      <w:r>
        <w:t xml:space="preserve">The content is based on the different Azure Data Lake implementations the authors have either witnessed or worked on. </w:t>
      </w:r>
    </w:p>
    <w:p w14:paraId="55D6B1CC" w14:textId="77777777" w:rsidR="000B31D7" w:rsidRDefault="000B31D7" w:rsidP="000B31D7">
      <w:pPr>
        <w:ind w:left="-5" w:right="145"/>
      </w:pPr>
      <w:r>
        <w:t xml:space="preserve">The document focus is on Azure Data Lake. Some discussion of data movement tools and orchestration tools, specifically Databricks and Data Factory will be included. Other technologies will only be discussed briefly. These include SQL DB, SQL DW, Analysis Services, </w:t>
      </w:r>
      <w:proofErr w:type="spellStart"/>
      <w:r>
        <w:t>PowerBI</w:t>
      </w:r>
      <w:proofErr w:type="spellEnd"/>
      <w:r>
        <w:t xml:space="preserve">, etc.  </w:t>
      </w:r>
    </w:p>
    <w:p w14:paraId="286FC3BE" w14:textId="77777777" w:rsidR="000B31D7" w:rsidRDefault="000B31D7" w:rsidP="000B31D7">
      <w:pPr>
        <w:ind w:left="-5" w:right="145"/>
      </w:pPr>
      <w:r>
        <w:t xml:space="preserve">This document will need to be updated as the features of Azure Data Lake Store Generation 2 are made generally available. </w:t>
      </w:r>
    </w:p>
    <w:p w14:paraId="62B50FB6" w14:textId="77777777" w:rsidR="000B31D7" w:rsidRDefault="000B31D7" w:rsidP="000B31D7">
      <w:pPr>
        <w:spacing w:after="0" w:line="259" w:lineRule="auto"/>
        <w:ind w:left="0" w:firstLine="0"/>
      </w:pPr>
      <w:r>
        <w:t xml:space="preserve"> </w:t>
      </w:r>
    </w:p>
    <w:p w14:paraId="6E48ECB6" w14:textId="77777777" w:rsidR="00681A6C" w:rsidRDefault="00CA1699">
      <w:pPr>
        <w:spacing w:after="0" w:line="259" w:lineRule="auto"/>
        <w:ind w:left="0" w:firstLine="0"/>
      </w:pPr>
      <w:r>
        <w:t xml:space="preserve"> </w:t>
      </w:r>
    </w:p>
    <w:p w14:paraId="7EAE028A" w14:textId="77777777" w:rsidR="00681A6C" w:rsidRDefault="00681A6C" w:rsidP="00BA20CA">
      <w:pPr>
        <w:ind w:left="0" w:firstLine="0"/>
        <w:sectPr w:rsidR="00681A6C">
          <w:footerReference w:type="even" r:id="rId24"/>
          <w:footerReference w:type="default" r:id="rId25"/>
          <w:footerReference w:type="first" r:id="rId26"/>
          <w:footnotePr>
            <w:numRestart w:val="eachPage"/>
          </w:footnotePr>
          <w:pgSz w:w="12240" w:h="15840"/>
          <w:pgMar w:top="1507" w:right="1451" w:bottom="1786" w:left="1440" w:header="720" w:footer="149" w:gutter="0"/>
          <w:pgNumType w:fmt="lowerRoman"/>
          <w:cols w:space="720"/>
          <w:titlePg/>
        </w:sectPr>
      </w:pPr>
    </w:p>
    <w:p w14:paraId="200F7CDA" w14:textId="29A27F51" w:rsidR="00233708" w:rsidRDefault="00233708" w:rsidP="00BA20CA">
      <w:pPr>
        <w:pStyle w:val="Heading1"/>
        <w:numPr>
          <w:ilvl w:val="0"/>
          <w:numId w:val="0"/>
        </w:numPr>
      </w:pPr>
    </w:p>
    <w:p w14:paraId="74A47538" w14:textId="67AAD738" w:rsidR="00681A6C" w:rsidRDefault="00CA1699">
      <w:pPr>
        <w:pStyle w:val="Heading1"/>
        <w:ind w:left="921" w:hanging="936"/>
      </w:pPr>
      <w:bookmarkStart w:id="83" w:name="_Toc529712042"/>
      <w:r>
        <w:t>The philosophy behind the Azure Data Lake organization</w:t>
      </w:r>
      <w:bookmarkEnd w:id="83"/>
      <w:r>
        <w:t xml:space="preserve">  </w:t>
      </w:r>
    </w:p>
    <w:p w14:paraId="6431E6BE" w14:textId="77777777" w:rsidR="00681A6C" w:rsidRPr="00FD6B06" w:rsidRDefault="00CA1699" w:rsidP="00FD6B06">
      <w:pPr>
        <w:ind w:left="0"/>
      </w:pPr>
      <w:r w:rsidRPr="00FD6B06">
        <w:t xml:space="preserve">The main drivers behind this approach is to have an Azure Data Lake setup that support the following: </w:t>
      </w:r>
    </w:p>
    <w:p w14:paraId="696DFB89" w14:textId="77777777" w:rsidR="00681A6C" w:rsidRPr="00FD6B06" w:rsidRDefault="00CA1699" w:rsidP="00FD6B06">
      <w:pPr>
        <w:pStyle w:val="ListParagraph"/>
        <w:numPr>
          <w:ilvl w:val="0"/>
          <w:numId w:val="18"/>
        </w:numPr>
      </w:pPr>
      <w:r w:rsidRPr="00FD6B06">
        <w:t xml:space="preserve">Is as cost-effective as sensible/possible. </w:t>
      </w:r>
    </w:p>
    <w:p w14:paraId="3B57A1EB" w14:textId="77777777" w:rsidR="00681A6C" w:rsidRPr="00FD6B06" w:rsidRDefault="00CA1699" w:rsidP="00FD6B06">
      <w:pPr>
        <w:pStyle w:val="ListParagraph"/>
        <w:numPr>
          <w:ilvl w:val="0"/>
          <w:numId w:val="18"/>
        </w:numPr>
      </w:pPr>
      <w:r w:rsidRPr="00FD6B06">
        <w:t xml:space="preserve">Do not compromise security. </w:t>
      </w:r>
    </w:p>
    <w:p w14:paraId="2BEB8479" w14:textId="77777777" w:rsidR="00681A6C" w:rsidRPr="00FD6B06" w:rsidRDefault="00CA1699" w:rsidP="00FD6B06">
      <w:pPr>
        <w:pStyle w:val="ListParagraph"/>
        <w:numPr>
          <w:ilvl w:val="0"/>
          <w:numId w:val="18"/>
        </w:numPr>
      </w:pPr>
      <w:r w:rsidRPr="00FD6B06">
        <w:t xml:space="preserve">Fits well into a DevOps scenario </w:t>
      </w:r>
    </w:p>
    <w:p w14:paraId="624D4D7C" w14:textId="77777777" w:rsidR="00681A6C" w:rsidRPr="00FD6B06" w:rsidRDefault="00CA1699" w:rsidP="00FD6B06">
      <w:pPr>
        <w:pStyle w:val="ListParagraph"/>
        <w:numPr>
          <w:ilvl w:val="0"/>
          <w:numId w:val="18"/>
        </w:numPr>
      </w:pPr>
      <w:r w:rsidRPr="00FD6B06">
        <w:t xml:space="preserve">Have a well-defined path for the information needed to be able to support an effective auditing and logging process. </w:t>
      </w:r>
    </w:p>
    <w:p w14:paraId="1DA44B29" w14:textId="65B25B5C" w:rsidR="00681A6C" w:rsidRDefault="00CA1699" w:rsidP="00FD6B06">
      <w:pPr>
        <w:ind w:left="0"/>
      </w:pPr>
      <w:r w:rsidRPr="00FD6B06">
        <w:t xml:space="preserve">The overall setup looks like this: </w:t>
      </w:r>
    </w:p>
    <w:p w14:paraId="42E43771" w14:textId="77777777" w:rsidR="00681A6C" w:rsidRDefault="00CA1699">
      <w:pPr>
        <w:spacing w:after="39" w:line="259" w:lineRule="auto"/>
        <w:ind w:left="0" w:firstLine="0"/>
        <w:jc w:val="right"/>
      </w:pPr>
      <w:r>
        <w:rPr>
          <w:noProof/>
        </w:rPr>
        <w:drawing>
          <wp:inline distT="0" distB="0" distL="0" distR="0" wp14:anchorId="5201EE4A" wp14:editId="2F1F7B2E">
            <wp:extent cx="5943600" cy="333311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7"/>
                    <a:stretch>
                      <a:fillRect/>
                    </a:stretch>
                  </pic:blipFill>
                  <pic:spPr>
                    <a:xfrm>
                      <a:off x="0" y="0"/>
                      <a:ext cx="5943600" cy="3333115"/>
                    </a:xfrm>
                    <a:prstGeom prst="rect">
                      <a:avLst/>
                    </a:prstGeom>
                  </pic:spPr>
                </pic:pic>
              </a:graphicData>
            </a:graphic>
          </wp:inline>
        </w:drawing>
      </w:r>
      <w:r>
        <w:t xml:space="preserve"> </w:t>
      </w:r>
    </w:p>
    <w:p w14:paraId="482FB1D5" w14:textId="77777777" w:rsidR="00681A6C" w:rsidRDefault="00CA1699">
      <w:pPr>
        <w:spacing w:after="139" w:line="265" w:lineRule="auto"/>
        <w:ind w:left="10" w:right="62"/>
        <w:jc w:val="center"/>
      </w:pPr>
      <w:r>
        <w:rPr>
          <w:color w:val="008AC8"/>
          <w:sz w:val="18"/>
        </w:rPr>
        <w:t xml:space="preserve">Figure 1 </w:t>
      </w:r>
    </w:p>
    <w:p w14:paraId="1A3AAE30" w14:textId="3B0270DD" w:rsidR="00681A6C" w:rsidRDefault="00CA1699" w:rsidP="00FD6B06">
      <w:pPr>
        <w:ind w:left="0"/>
      </w:pPr>
      <w:r>
        <w:t xml:space="preserve">In the circle we have the different data layers we could use. The data layer is ingested by some “copy data” mechanism – shown here as a “Data Ingestion”. On the right side the users can use any appropriate tool to use data found in the data layer. Also, any new/strange/external/foreign data can be ingested in to the data layer – shown as the </w:t>
      </w:r>
      <w:r>
        <w:rPr>
          <w:i/>
        </w:rPr>
        <w:t>innovation cloud</w:t>
      </w:r>
      <w:r>
        <w:t xml:space="preserve">. </w:t>
      </w:r>
    </w:p>
    <w:p w14:paraId="2622C2A2" w14:textId="77777777" w:rsidR="00681A6C" w:rsidRDefault="00CA1699" w:rsidP="00FD6B06">
      <w:pPr>
        <w:ind w:left="0"/>
      </w:pPr>
      <w:r>
        <w:lastRenderedPageBreak/>
        <w:t xml:space="preserve">Any development, be it reports as well as applications will live under a DevOps regime, even the innovative ones, to assure that any object that needs to be used by a wider crowd of people is handled as a traditional production object, so that support and maintenance is not </w:t>
      </w:r>
      <w:r>
        <w:rPr>
          <w:i/>
        </w:rPr>
        <w:t>sacrificed</w:t>
      </w:r>
      <w:r>
        <w:t xml:space="preserve"> in this process. In chapter 7 a further discussion about the usage and requirements for a DevOps scenario is addressed. </w:t>
      </w:r>
    </w:p>
    <w:p w14:paraId="4F8CD0A4" w14:textId="7FA1A01F" w:rsidR="00681A6C" w:rsidRDefault="00CA1699" w:rsidP="00FD6B06">
      <w:pPr>
        <w:ind w:left="0"/>
      </w:pPr>
      <w:r>
        <w:t xml:space="preserve">The philosophy is overall to have the appropriate functionality in place in the different aspects of the setup and not “just” try to make everything fit in to a relational database. </w:t>
      </w:r>
    </w:p>
    <w:p w14:paraId="682D0189" w14:textId="77777777" w:rsidR="00681A6C" w:rsidRDefault="00CA1699">
      <w:pPr>
        <w:spacing w:after="107" w:line="259" w:lineRule="auto"/>
        <w:ind w:left="0" w:firstLine="0"/>
      </w:pPr>
      <w:r>
        <w:rPr>
          <w:noProof/>
        </w:rPr>
        <w:drawing>
          <wp:inline distT="0" distB="0" distL="0" distR="0" wp14:anchorId="65C55592" wp14:editId="5E70B547">
            <wp:extent cx="5943600" cy="292925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8"/>
                    <a:stretch>
                      <a:fillRect/>
                    </a:stretch>
                  </pic:blipFill>
                  <pic:spPr>
                    <a:xfrm>
                      <a:off x="0" y="0"/>
                      <a:ext cx="5943600" cy="2929255"/>
                    </a:xfrm>
                    <a:prstGeom prst="rect">
                      <a:avLst/>
                    </a:prstGeom>
                  </pic:spPr>
                </pic:pic>
              </a:graphicData>
            </a:graphic>
          </wp:inline>
        </w:drawing>
      </w:r>
    </w:p>
    <w:p w14:paraId="21A0DC6F" w14:textId="77777777" w:rsidR="00681A6C" w:rsidRDefault="00CA1699">
      <w:pPr>
        <w:spacing w:after="16" w:line="265" w:lineRule="auto"/>
        <w:ind w:left="10" w:right="62"/>
        <w:jc w:val="center"/>
      </w:pPr>
      <w:r>
        <w:rPr>
          <w:color w:val="008AC8"/>
          <w:sz w:val="18"/>
        </w:rPr>
        <w:t xml:space="preserve">Figure 2 </w:t>
      </w:r>
    </w:p>
    <w:p w14:paraId="333544E0" w14:textId="77777777" w:rsidR="00681A6C" w:rsidRDefault="00CA1699" w:rsidP="00FD6B06">
      <w:pPr>
        <w:ind w:left="0"/>
      </w:pPr>
      <w:r>
        <w:t>On the left of Figure 2 we have a “</w:t>
      </w:r>
      <w:r>
        <w:rPr>
          <w:i/>
        </w:rPr>
        <w:t>normal</w:t>
      </w:r>
      <w:r>
        <w:t xml:space="preserve">” file storage, that is a file storage as we know it from the traditional Wintel/Lintel servers and laptops. This storage can be used in direct connection with a Windows or Linux based system as it is easy to attach/mount. So, relating that to an Azure Data Lake setup where we often need a place where files can be put for easy access, this part of the setup will serve this purpose as an (often) intermediate storage layer. </w:t>
      </w:r>
    </w:p>
    <w:p w14:paraId="1E73855A" w14:textId="7688B99F" w:rsidR="00681A6C" w:rsidRDefault="00CA1699" w:rsidP="00FD6B06">
      <w:pPr>
        <w:ind w:left="0"/>
      </w:pPr>
      <w:r>
        <w:t xml:space="preserve">In the middle we have the Azure Data Lake storage, which in this setup is our main storage area. The Azure Data Lake is both the source for any relational databases and cubes to be implemented as well as a storage layer that will be used directly by the end-users. The Azure Data Lake naturally serves as “file system” for the </w:t>
      </w:r>
      <w:r>
        <w:rPr>
          <w:i/>
        </w:rPr>
        <w:t>Hadoops</w:t>
      </w:r>
      <w:r>
        <w:t xml:space="preserve"> like </w:t>
      </w:r>
      <w:ins w:id="84" w:author="Christian Hamson" w:date="2018-11-09T17:52:00Z">
        <w:r w:rsidR="00C615E6">
          <w:t xml:space="preserve">Databricks, </w:t>
        </w:r>
      </w:ins>
      <w:r>
        <w:t xml:space="preserve">HDInsight, Cloudera, Hortonworks etc. </w:t>
      </w:r>
      <w:del w:id="85" w:author="Christian Hamson" w:date="2018-11-09T17:52:00Z">
        <w:r w:rsidDel="008B0DF7">
          <w:delText xml:space="preserve">An important component of this setup is U-SQL (Azure Data Lake analytics) – or if preferred Hive -  which is used when we do not need a full SQL implementation including organizing things in tables for our SQL work. </w:delText>
        </w:r>
      </w:del>
    </w:p>
    <w:p w14:paraId="50CF84EB" w14:textId="77777777" w:rsidR="00681A6C" w:rsidRDefault="00CA1699" w:rsidP="00FD6B06">
      <w:pPr>
        <w:ind w:left="0"/>
      </w:pPr>
      <w:r>
        <w:t xml:space="preserve">On the right side we have the traditional relational databases, which is used for mainly two things in this setup. One is to get access to a full SQL implementation like T-SQL, secondly due to the inherited </w:t>
      </w:r>
      <w:r>
        <w:rPr>
          <w:i/>
        </w:rPr>
        <w:t>Quality Assurance</w:t>
      </w:r>
      <w:r>
        <w:t xml:space="preserve"> provided by the nature of tables – you can only store things that the </w:t>
      </w:r>
      <w:r>
        <w:lastRenderedPageBreak/>
        <w:t xml:space="preserve">database is designed for – the relational database provides us a storage layer for data that needs to be under some kind of </w:t>
      </w:r>
      <w:r>
        <w:rPr>
          <w:i/>
        </w:rPr>
        <w:t>strict control</w:t>
      </w:r>
      <w:r>
        <w:t xml:space="preserve">.  </w:t>
      </w:r>
    </w:p>
    <w:p w14:paraId="442B0031" w14:textId="77777777" w:rsidR="00681A6C" w:rsidRDefault="00CA1699" w:rsidP="00FD6B06">
      <w:pPr>
        <w:ind w:left="0"/>
      </w:pPr>
      <w:r>
        <w:t xml:space="preserve">Also, we will here find the </w:t>
      </w:r>
      <w:r>
        <w:rPr>
          <w:i/>
        </w:rPr>
        <w:t>Cubes</w:t>
      </w:r>
      <w:r>
        <w:t xml:space="preserve">, which very often is an extension of a relational data warehouse providing some very interesting yet specialized analytical capabilities. </w:t>
      </w:r>
    </w:p>
    <w:p w14:paraId="40B322F4" w14:textId="77777777" w:rsidR="00681A6C" w:rsidRDefault="00CA1699">
      <w:pPr>
        <w:spacing w:after="0" w:line="259" w:lineRule="auto"/>
        <w:ind w:left="0" w:firstLine="0"/>
      </w:pPr>
      <w:r>
        <w:t xml:space="preserve">  </w:t>
      </w:r>
    </w:p>
    <w:p w14:paraId="3350CB99" w14:textId="77777777" w:rsidR="00681A6C" w:rsidRDefault="00681A6C">
      <w:pPr>
        <w:sectPr w:rsidR="00681A6C">
          <w:footerReference w:type="even" r:id="rId29"/>
          <w:footerReference w:type="default" r:id="rId30"/>
          <w:footerReference w:type="first" r:id="rId31"/>
          <w:footnotePr>
            <w:numRestart w:val="eachPage"/>
          </w:footnotePr>
          <w:pgSz w:w="12240" w:h="15840"/>
          <w:pgMar w:top="1517" w:right="1378" w:bottom="1678" w:left="1440" w:header="720" w:footer="149" w:gutter="0"/>
          <w:cols w:space="720"/>
        </w:sectPr>
      </w:pPr>
    </w:p>
    <w:p w14:paraId="316F7EE3" w14:textId="71D3A2DF" w:rsidR="00426B50" w:rsidRDefault="00426B50">
      <w:pPr>
        <w:pStyle w:val="Heading1"/>
        <w:ind w:left="921" w:hanging="936"/>
      </w:pPr>
      <w:bookmarkStart w:id="86" w:name="_Toc529712043"/>
      <w:r>
        <w:lastRenderedPageBreak/>
        <w:t>Decisions to be made</w:t>
      </w:r>
      <w:bookmarkEnd w:id="86"/>
    </w:p>
    <w:p w14:paraId="5F1C3567" w14:textId="12757717" w:rsidR="00426B50" w:rsidRDefault="00426B50" w:rsidP="00426B50">
      <w:r>
        <w:t xml:space="preserve">Every Data Lake </w:t>
      </w:r>
      <w:r w:rsidR="000B72DF">
        <w:t xml:space="preserve">has multiple </w:t>
      </w:r>
      <w:r w:rsidR="006A178F">
        <w:t xml:space="preserve">decisions that need to be made to create standards. Without standards a Data Lake </w:t>
      </w:r>
      <w:r w:rsidR="006718FE">
        <w:t>will become a Data Swamp. Below is a list of decisions that may need to be made to successfully implement a Data Lake. This document provides context for those decisions</w:t>
      </w:r>
      <w:r w:rsidR="008B33BE">
        <w:t>. Many of these decisions should follow from existing policies and standards within an organization</w:t>
      </w:r>
      <w:r w:rsidR="004E14C4">
        <w:t>. Below is a non-comprehensive list of some of the key decisions that should be made explici</w:t>
      </w:r>
      <w:r w:rsidR="00B13166">
        <w:t>tly.</w:t>
      </w:r>
    </w:p>
    <w:p w14:paraId="1B1EAC5E" w14:textId="4FCC4064" w:rsidR="00B96834" w:rsidRDefault="00B96834" w:rsidP="00B96834">
      <w:pPr>
        <w:pStyle w:val="ListParagraph"/>
        <w:numPr>
          <w:ilvl w:val="0"/>
          <w:numId w:val="26"/>
        </w:numPr>
      </w:pPr>
      <w:r>
        <w:t xml:space="preserve">Underlying service – Microsoft recently introduced a new version of Data Lake Store, Azure Data Lake Store gen 2. This service is </w:t>
      </w:r>
      <w:r w:rsidR="00587C81">
        <w:t>tentatively scheduled</w:t>
      </w:r>
      <w:r>
        <w:t xml:space="preserve"> to </w:t>
      </w:r>
      <w:r w:rsidR="00587C81">
        <w:t>enter General Availability in early 2019</w:t>
      </w:r>
      <w:r w:rsidR="00570DF6">
        <w:t>. Choices now are 1) Data Lake gen 2 (public preview)</w:t>
      </w:r>
      <w:r w:rsidR="006F572F">
        <w:t xml:space="preserve">, 2) Blob storage, and 3) Data Lake gen 1. </w:t>
      </w:r>
      <w:r w:rsidR="00BA4A3E">
        <w:t>We strongly recommend not using Data Lake gen 1 for new Data Lakes. The choice between Blob and gen</w:t>
      </w:r>
      <w:r w:rsidR="00C032BF">
        <w:t xml:space="preserve"> 2 is often made </w:t>
      </w:r>
      <w:r w:rsidR="00E95317">
        <w:t>based on</w:t>
      </w:r>
      <w:r w:rsidR="00C032BF">
        <w:t xml:space="preserve"> volume of data. </w:t>
      </w:r>
      <w:r w:rsidR="00E06CBF">
        <w:t>Gen 2 is based on blob storage</w:t>
      </w:r>
      <w:r w:rsidR="00982293">
        <w:t xml:space="preserve"> and it</w:t>
      </w:r>
      <w:r w:rsidR="00982293">
        <w:rPr>
          <w:shd w:val="clear" w:color="auto" w:fill="FFFFFF"/>
        </w:rPr>
        <w:t xml:space="preserve"> allows you to interface with your data using both file system and object storage paradigms.</w:t>
      </w:r>
      <w:r w:rsidR="00E95317">
        <w:rPr>
          <w:shd w:val="clear" w:color="auto" w:fill="FFFFFF"/>
        </w:rPr>
        <w:t xml:space="preserve"> </w:t>
      </w:r>
      <w:bookmarkStart w:id="87" w:name="_GoBack"/>
      <w:bookmarkEnd w:id="87"/>
    </w:p>
    <w:p w14:paraId="7E100707" w14:textId="4E5C438E" w:rsidR="008B33BE" w:rsidRDefault="008B33BE" w:rsidP="00C9610B">
      <w:pPr>
        <w:pStyle w:val="ListParagraph"/>
        <w:numPr>
          <w:ilvl w:val="0"/>
          <w:numId w:val="26"/>
        </w:numPr>
      </w:pPr>
      <w:r>
        <w:t>Data Lake Organization Decisions</w:t>
      </w:r>
    </w:p>
    <w:p w14:paraId="535D99AC" w14:textId="7F306141" w:rsidR="006718FE" w:rsidRDefault="00C9610B" w:rsidP="008B33BE">
      <w:pPr>
        <w:pStyle w:val="ListParagraph"/>
        <w:numPr>
          <w:ilvl w:val="1"/>
          <w:numId w:val="26"/>
        </w:numPr>
      </w:pPr>
      <w:r>
        <w:t>How many Data Lakes</w:t>
      </w:r>
    </w:p>
    <w:p w14:paraId="020A96DA" w14:textId="36533FA2" w:rsidR="00C9610B" w:rsidRDefault="00C9610B" w:rsidP="008B33BE">
      <w:pPr>
        <w:pStyle w:val="ListParagraph"/>
        <w:numPr>
          <w:ilvl w:val="2"/>
          <w:numId w:val="26"/>
        </w:numPr>
      </w:pPr>
      <w:r>
        <w:t>Separate Lakes for Dev</w:t>
      </w:r>
      <w:r w:rsidR="008C2B0B">
        <w:t>, QA, and Prod or one Lake</w:t>
      </w:r>
    </w:p>
    <w:p w14:paraId="32BCF89A" w14:textId="31F64C6E" w:rsidR="008C2B0B" w:rsidRDefault="008C2B0B" w:rsidP="008B33BE">
      <w:pPr>
        <w:pStyle w:val="ListParagraph"/>
        <w:numPr>
          <w:ilvl w:val="2"/>
          <w:numId w:val="26"/>
        </w:numPr>
      </w:pPr>
      <w:r>
        <w:t xml:space="preserve">Separate Data Lakes at </w:t>
      </w:r>
      <w:r w:rsidR="00AE6C22">
        <w:t xml:space="preserve">extremely high organizational level. For </w:t>
      </w:r>
      <w:r w:rsidR="0061190B">
        <w:t>example,</w:t>
      </w:r>
      <w:r w:rsidR="00AE6C22">
        <w:t xml:space="preserve"> one each for </w:t>
      </w:r>
      <w:r w:rsidR="004B3843">
        <w:t>Marketing, Research and Development, and Operations</w:t>
      </w:r>
      <w:r w:rsidR="00132DFD">
        <w:t>. This decision is often deferred.</w:t>
      </w:r>
    </w:p>
    <w:p w14:paraId="7533DC10" w14:textId="06FEB586" w:rsidR="004B3843" w:rsidRDefault="00C14DFD" w:rsidP="008B33BE">
      <w:pPr>
        <w:pStyle w:val="ListParagraph"/>
        <w:numPr>
          <w:ilvl w:val="1"/>
          <w:numId w:val="26"/>
        </w:numPr>
      </w:pPr>
      <w:r>
        <w:t xml:space="preserve">What are the </w:t>
      </w:r>
      <w:r w:rsidR="0061190B">
        <w:t>high-level</w:t>
      </w:r>
      <w:r>
        <w:t xml:space="preserve"> </w:t>
      </w:r>
      <w:r w:rsidR="001E69B3">
        <w:t xml:space="preserve">logical </w:t>
      </w:r>
      <w:r>
        <w:t>zones of the Data Lake</w:t>
      </w:r>
    </w:p>
    <w:p w14:paraId="028B618E" w14:textId="7EA3E8C8" w:rsidR="00C14DFD" w:rsidRDefault="006D23F7" w:rsidP="008B33BE">
      <w:pPr>
        <w:pStyle w:val="ListParagraph"/>
        <w:numPr>
          <w:ilvl w:val="1"/>
          <w:numId w:val="26"/>
        </w:numPr>
      </w:pPr>
      <w:r>
        <w:t xml:space="preserve">What should the </w:t>
      </w:r>
      <w:r w:rsidR="001E69B3">
        <w:t xml:space="preserve">File System </w:t>
      </w:r>
      <w:r>
        <w:t>Hierarchy</w:t>
      </w:r>
      <w:r w:rsidR="008B33BE">
        <w:t xml:space="preserve"> be</w:t>
      </w:r>
      <w:r w:rsidR="00013B83">
        <w:t>?</w:t>
      </w:r>
    </w:p>
    <w:p w14:paraId="20E4A2FE" w14:textId="2845D6EF" w:rsidR="006D23F7" w:rsidRDefault="001E69B3" w:rsidP="008B33BE">
      <w:pPr>
        <w:pStyle w:val="ListParagraph"/>
        <w:numPr>
          <w:ilvl w:val="1"/>
          <w:numId w:val="26"/>
        </w:numPr>
      </w:pPr>
      <w:r>
        <w:t xml:space="preserve">What is the </w:t>
      </w:r>
      <w:r w:rsidR="00B407CF">
        <w:t>f</w:t>
      </w:r>
      <w:r>
        <w:t xml:space="preserve">ile naming </w:t>
      </w:r>
      <w:r w:rsidR="00132DFD">
        <w:t>convention?</w:t>
      </w:r>
    </w:p>
    <w:p w14:paraId="1A5361D9" w14:textId="59C85321" w:rsidR="003A0D12" w:rsidRDefault="003A0D12" w:rsidP="003A0D12">
      <w:pPr>
        <w:pStyle w:val="ListParagraph"/>
        <w:numPr>
          <w:ilvl w:val="0"/>
          <w:numId w:val="26"/>
        </w:numPr>
      </w:pPr>
      <w:r>
        <w:t xml:space="preserve">Security Decisions </w:t>
      </w:r>
    </w:p>
    <w:p w14:paraId="752A1165" w14:textId="17DEEB78" w:rsidR="003A0D12" w:rsidRDefault="00775858" w:rsidP="003A0D12">
      <w:pPr>
        <w:pStyle w:val="ListParagraph"/>
        <w:numPr>
          <w:ilvl w:val="1"/>
          <w:numId w:val="26"/>
        </w:numPr>
      </w:pPr>
      <w:r>
        <w:t>Access Control</w:t>
      </w:r>
      <w:r w:rsidR="00EF44C4">
        <w:t xml:space="preserve"> – Should follow from </w:t>
      </w:r>
      <w:r w:rsidR="00DC2A35">
        <w:t xml:space="preserve">security policies and standards within the organization. Includes best practices </w:t>
      </w:r>
      <w:r w:rsidR="009C705B">
        <w:t xml:space="preserve">around groups, users, service </w:t>
      </w:r>
      <w:r w:rsidR="008E1FC1">
        <w:t>principals</w:t>
      </w:r>
      <w:r w:rsidR="009C705B">
        <w:t>, tooling for access control (Azure Active Directory)</w:t>
      </w:r>
      <w:r w:rsidR="001A1372">
        <w:t>, and organizational procedures and governance.</w:t>
      </w:r>
    </w:p>
    <w:p w14:paraId="23436611" w14:textId="7150EB04" w:rsidR="00813D50" w:rsidRDefault="0003645A" w:rsidP="00813D50">
      <w:pPr>
        <w:pStyle w:val="ListParagraph"/>
        <w:numPr>
          <w:ilvl w:val="1"/>
          <w:numId w:val="26"/>
        </w:numPr>
      </w:pPr>
      <w:r>
        <w:t xml:space="preserve">Zone, Folder, and file level access </w:t>
      </w:r>
      <w:r w:rsidR="00B10850">
        <w:t>and authorization.</w:t>
      </w:r>
    </w:p>
    <w:p w14:paraId="42C9AC06" w14:textId="61DECD2D" w:rsidR="00664750" w:rsidRDefault="00664750" w:rsidP="003A0D12">
      <w:pPr>
        <w:pStyle w:val="ListParagraph"/>
        <w:numPr>
          <w:ilvl w:val="1"/>
          <w:numId w:val="26"/>
        </w:numPr>
      </w:pPr>
      <w:r>
        <w:t>Encryption, customer managed keys or Azure managed keys</w:t>
      </w:r>
    </w:p>
    <w:p w14:paraId="3B72274B" w14:textId="27C6FF0A" w:rsidR="00EF44C4" w:rsidRDefault="00EF44C4" w:rsidP="00EF44C4">
      <w:pPr>
        <w:pStyle w:val="ListParagraph"/>
        <w:numPr>
          <w:ilvl w:val="0"/>
          <w:numId w:val="26"/>
        </w:numPr>
      </w:pPr>
      <w:r>
        <w:t>Operational Decisions</w:t>
      </w:r>
    </w:p>
    <w:p w14:paraId="1832DCDB" w14:textId="109AD4AD" w:rsidR="00EF44C4" w:rsidRDefault="00EF44C4" w:rsidP="00EF44C4">
      <w:pPr>
        <w:pStyle w:val="ListParagraph"/>
        <w:numPr>
          <w:ilvl w:val="1"/>
          <w:numId w:val="26"/>
        </w:numPr>
      </w:pPr>
      <w:r>
        <w:t>Lake Deployment method</w:t>
      </w:r>
      <w:r w:rsidR="002B606D">
        <w:t>. Should be driven by</w:t>
      </w:r>
      <w:r w:rsidR="00796587">
        <w:t>, and conform to</w:t>
      </w:r>
      <w:r w:rsidR="00013B83">
        <w:t>,</w:t>
      </w:r>
      <w:r w:rsidR="00796587">
        <w:t xml:space="preserve"> </w:t>
      </w:r>
      <w:r w:rsidR="002B606D">
        <w:t xml:space="preserve">organization dev/ops methodology and tooling. </w:t>
      </w:r>
      <w:r w:rsidR="00074FF4">
        <w:t xml:space="preserve">A typical </w:t>
      </w:r>
      <w:r w:rsidR="005078D7">
        <w:t xml:space="preserve">Enterprise standard is </w:t>
      </w:r>
      <w:r w:rsidR="00EF6AB5">
        <w:t xml:space="preserve">use </w:t>
      </w:r>
      <w:r w:rsidR="005078D7">
        <w:t>power shell or Azure CLI</w:t>
      </w:r>
      <w:r w:rsidR="00EF6AB5">
        <w:t xml:space="preserve">, </w:t>
      </w:r>
      <w:r w:rsidR="00851312">
        <w:t>with Azure resource manager templates</w:t>
      </w:r>
      <w:r w:rsidR="00EF6AB5">
        <w:t xml:space="preserve"> </w:t>
      </w:r>
      <w:r w:rsidR="00074FF4">
        <w:t>from some IDE such as visual studio</w:t>
      </w:r>
      <w:r w:rsidR="00D124E0">
        <w:t xml:space="preserve">, </w:t>
      </w:r>
      <w:r w:rsidR="00EF6AB5">
        <w:t>not the Azure portal.</w:t>
      </w:r>
    </w:p>
    <w:p w14:paraId="1EDDB5A2" w14:textId="6AAF94DE" w:rsidR="00BA4A53" w:rsidRDefault="00BA4A53" w:rsidP="00EF44C4">
      <w:pPr>
        <w:pStyle w:val="ListParagraph"/>
        <w:numPr>
          <w:ilvl w:val="1"/>
          <w:numId w:val="26"/>
        </w:numPr>
      </w:pPr>
      <w:r>
        <w:t>Diagnostic and access logging</w:t>
      </w:r>
      <w:r w:rsidR="00714059">
        <w:t xml:space="preserve">. Often Enterprises have an existing tooling solution </w:t>
      </w:r>
      <w:r w:rsidR="00B62A68">
        <w:t>that Data Lake logging is expected to integrate with.</w:t>
      </w:r>
    </w:p>
    <w:p w14:paraId="535B97C4" w14:textId="7485C792" w:rsidR="00714059" w:rsidRDefault="00714059" w:rsidP="00EF44C4">
      <w:pPr>
        <w:pStyle w:val="ListParagraph"/>
        <w:numPr>
          <w:ilvl w:val="1"/>
          <w:numId w:val="26"/>
        </w:numPr>
      </w:pPr>
      <w:r>
        <w:lastRenderedPageBreak/>
        <w:t>Associated tooling</w:t>
      </w:r>
      <w:r w:rsidR="00FE32C5">
        <w:t xml:space="preserve"> – Associated tooling is often driving by the Enterprise service catalog </w:t>
      </w:r>
      <w:r w:rsidR="007A1D20">
        <w:t xml:space="preserve">with a strong bias towards previous approved services and tools. </w:t>
      </w:r>
    </w:p>
    <w:p w14:paraId="6E60F3C3" w14:textId="601C343C" w:rsidR="00B62A68" w:rsidRDefault="00B62A68" w:rsidP="00B62A68">
      <w:pPr>
        <w:pStyle w:val="ListParagraph"/>
        <w:numPr>
          <w:ilvl w:val="2"/>
          <w:numId w:val="26"/>
        </w:numPr>
      </w:pPr>
      <w:r>
        <w:t>Data movement and processing orchestration</w:t>
      </w:r>
      <w:r w:rsidR="00C956F8">
        <w:t xml:space="preserve"> (Azure Data Factory)</w:t>
      </w:r>
    </w:p>
    <w:p w14:paraId="6C9E1F90" w14:textId="7E6FC9AF" w:rsidR="001C0768" w:rsidRDefault="00B62A68" w:rsidP="001C0768">
      <w:pPr>
        <w:pStyle w:val="ListParagraph"/>
        <w:numPr>
          <w:ilvl w:val="2"/>
          <w:numId w:val="26"/>
        </w:numPr>
      </w:pPr>
      <w:r>
        <w:t xml:space="preserve">Data movement and </w:t>
      </w:r>
      <w:r w:rsidR="00C956F8">
        <w:t xml:space="preserve">processing </w:t>
      </w:r>
      <w:r w:rsidR="001C0768">
        <w:t xml:space="preserve">tools and </w:t>
      </w:r>
      <w:r w:rsidR="00C956F8">
        <w:t>compute context</w:t>
      </w:r>
      <w:r w:rsidR="001C0768">
        <w:t>s</w:t>
      </w:r>
      <w:r w:rsidR="00C956F8">
        <w:t xml:space="preserve"> (Databricks, SSIS</w:t>
      </w:r>
      <w:r w:rsidR="00314EE6">
        <w:t>, Integration Run Time</w:t>
      </w:r>
      <w:r w:rsidR="00BB14A9">
        <w:t>)</w:t>
      </w:r>
    </w:p>
    <w:p w14:paraId="50058D8E" w14:textId="32033213" w:rsidR="00FD1CF5" w:rsidRDefault="001C0768" w:rsidP="00FD1CF5">
      <w:pPr>
        <w:pStyle w:val="ListParagraph"/>
        <w:numPr>
          <w:ilvl w:val="2"/>
          <w:numId w:val="26"/>
        </w:numPr>
      </w:pPr>
      <w:r>
        <w:t>D</w:t>
      </w:r>
      <w:r w:rsidR="00687D80">
        <w:t>ata access tools</w:t>
      </w:r>
      <w:r>
        <w:t xml:space="preserve">, including ad hoc data access tools that </w:t>
      </w:r>
      <w:r w:rsidR="00D92A6F">
        <w:t xml:space="preserve">use the </w:t>
      </w:r>
      <w:r w:rsidR="00883FBB">
        <w:t>Data lake directly</w:t>
      </w:r>
    </w:p>
    <w:p w14:paraId="11EBAB54" w14:textId="3FA4CF41" w:rsidR="00687D80" w:rsidRDefault="00687D80" w:rsidP="00B62A68">
      <w:pPr>
        <w:pStyle w:val="ListParagraph"/>
        <w:numPr>
          <w:ilvl w:val="2"/>
          <w:numId w:val="26"/>
        </w:numPr>
      </w:pPr>
      <w:r>
        <w:t>Non-data lake storage</w:t>
      </w:r>
      <w:r w:rsidR="00883FBB">
        <w:t xml:space="preserve"> directly related to Data Lake</w:t>
      </w:r>
      <w:r>
        <w:t xml:space="preserve"> (for example for logs)</w:t>
      </w:r>
    </w:p>
    <w:p w14:paraId="30AFCDFA" w14:textId="6383451D" w:rsidR="00FD1CF5" w:rsidRDefault="00FD1CF5" w:rsidP="00B62A68">
      <w:pPr>
        <w:pStyle w:val="ListParagraph"/>
        <w:numPr>
          <w:ilvl w:val="2"/>
          <w:numId w:val="26"/>
        </w:numPr>
      </w:pPr>
      <w:r>
        <w:t>Archiving, tooling and processes</w:t>
      </w:r>
    </w:p>
    <w:p w14:paraId="3DFF5E6C" w14:textId="534D3DFA" w:rsidR="00FD1CF5" w:rsidRDefault="00FD1CF5" w:rsidP="00FD1CF5">
      <w:pPr>
        <w:pStyle w:val="ListParagraph"/>
        <w:numPr>
          <w:ilvl w:val="1"/>
          <w:numId w:val="26"/>
        </w:numPr>
      </w:pPr>
      <w:r>
        <w:t>Support model</w:t>
      </w:r>
    </w:p>
    <w:p w14:paraId="554F84E6" w14:textId="19B9895F" w:rsidR="008E5B43" w:rsidRDefault="008E5B43" w:rsidP="008E5B43">
      <w:pPr>
        <w:pStyle w:val="ListParagraph"/>
        <w:numPr>
          <w:ilvl w:val="0"/>
          <w:numId w:val="26"/>
        </w:numPr>
      </w:pPr>
      <w:r>
        <w:t>Governance</w:t>
      </w:r>
    </w:p>
    <w:p w14:paraId="7DD7B057" w14:textId="2BEC249E" w:rsidR="008E5B43" w:rsidRDefault="008E5B43" w:rsidP="008E5B43">
      <w:pPr>
        <w:pStyle w:val="ListParagraph"/>
        <w:numPr>
          <w:ilvl w:val="1"/>
          <w:numId w:val="26"/>
        </w:numPr>
      </w:pPr>
      <w:r>
        <w:t>Data Governance</w:t>
      </w:r>
    </w:p>
    <w:p w14:paraId="1D4581D7" w14:textId="3FC1F993" w:rsidR="00C80F78" w:rsidRDefault="00C80F78" w:rsidP="00C80F78">
      <w:pPr>
        <w:pStyle w:val="ListParagraph"/>
        <w:numPr>
          <w:ilvl w:val="2"/>
          <w:numId w:val="26"/>
        </w:numPr>
      </w:pPr>
      <w:r>
        <w:t>Metadata management and tooling</w:t>
      </w:r>
    </w:p>
    <w:p w14:paraId="470B64D7" w14:textId="321E6D48" w:rsidR="004E14C4" w:rsidRPr="00426B50" w:rsidRDefault="004E14C4" w:rsidP="008E5B43">
      <w:pPr>
        <w:pStyle w:val="ListParagraph"/>
        <w:numPr>
          <w:ilvl w:val="1"/>
          <w:numId w:val="26"/>
        </w:numPr>
      </w:pPr>
      <w:r>
        <w:t>Change control process</w:t>
      </w:r>
    </w:p>
    <w:p w14:paraId="21E36A79" w14:textId="77777777" w:rsidR="000F7F21" w:rsidRDefault="000F7F21">
      <w:pPr>
        <w:spacing w:after="160" w:line="259" w:lineRule="auto"/>
        <w:ind w:left="0" w:firstLine="0"/>
        <w:rPr>
          <w:color w:val="008AC8"/>
          <w:sz w:val="36"/>
        </w:rPr>
      </w:pPr>
      <w:r>
        <w:br w:type="page"/>
      </w:r>
    </w:p>
    <w:p w14:paraId="3D9F8812" w14:textId="6101ECB9" w:rsidR="00681A6C" w:rsidRDefault="00CA1699">
      <w:pPr>
        <w:pStyle w:val="Heading1"/>
        <w:ind w:left="921" w:hanging="936"/>
      </w:pPr>
      <w:del w:id="88" w:author="Christian Hamson" w:date="2018-11-09T17:53:00Z">
        <w:r w:rsidDel="00EE3097">
          <w:lastRenderedPageBreak/>
          <w:delText xml:space="preserve">Different setups to be considered </w:delText>
        </w:r>
      </w:del>
      <w:bookmarkStart w:id="89" w:name="_Toc529712044"/>
      <w:ins w:id="90" w:author="Christian Hamson" w:date="2018-11-09T17:53:00Z">
        <w:r w:rsidR="00EE3097">
          <w:t>Data Lakes for Dev/Test and Prod</w:t>
        </w:r>
      </w:ins>
      <w:bookmarkEnd w:id="89"/>
    </w:p>
    <w:p w14:paraId="5EF3ED44" w14:textId="7FFADAAD" w:rsidR="00681A6C" w:rsidRDefault="00CA1699" w:rsidP="00FD6B06">
      <w:pPr>
        <w:ind w:left="0"/>
      </w:pPr>
      <w:r>
        <w:t xml:space="preserve">Often there are some discussions regarding how many data lakes you should implement. </w:t>
      </w:r>
      <w:r w:rsidR="00FD6B06">
        <w:t>W</w:t>
      </w:r>
      <w:r>
        <w:t xml:space="preserve">e often meet the following scenarios. </w:t>
      </w:r>
      <w:r w:rsidR="000F7F21">
        <w:t>This document focuses on scenario B</w:t>
      </w:r>
    </w:p>
    <w:p w14:paraId="53F902FD" w14:textId="77777777" w:rsidR="00681A6C" w:rsidRDefault="00CA1699">
      <w:pPr>
        <w:spacing w:after="39" w:line="259" w:lineRule="auto"/>
        <w:ind w:left="0" w:right="90" w:firstLine="0"/>
        <w:jc w:val="right"/>
      </w:pPr>
      <w:r>
        <w:rPr>
          <w:noProof/>
        </w:rPr>
        <w:drawing>
          <wp:inline distT="0" distB="0" distL="0" distR="0" wp14:anchorId="24E74C92" wp14:editId="58714678">
            <wp:extent cx="5943600" cy="31908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2"/>
                    <a:stretch>
                      <a:fillRect/>
                    </a:stretch>
                  </pic:blipFill>
                  <pic:spPr>
                    <a:xfrm>
                      <a:off x="0" y="0"/>
                      <a:ext cx="5943600" cy="3190875"/>
                    </a:xfrm>
                    <a:prstGeom prst="rect">
                      <a:avLst/>
                    </a:prstGeom>
                  </pic:spPr>
                </pic:pic>
              </a:graphicData>
            </a:graphic>
          </wp:inline>
        </w:drawing>
      </w:r>
      <w:r>
        <w:t xml:space="preserve"> </w:t>
      </w:r>
    </w:p>
    <w:p w14:paraId="12F476EF" w14:textId="77777777" w:rsidR="00681A6C" w:rsidRDefault="00CA1699">
      <w:pPr>
        <w:spacing w:after="139" w:line="265" w:lineRule="auto"/>
        <w:ind w:left="10" w:right="153"/>
        <w:jc w:val="center"/>
      </w:pPr>
      <w:r>
        <w:rPr>
          <w:color w:val="008AC8"/>
          <w:sz w:val="18"/>
        </w:rPr>
        <w:t xml:space="preserve">Figure 3 </w:t>
      </w:r>
    </w:p>
    <w:p w14:paraId="30512DE6" w14:textId="6786B1A4" w:rsidR="00681A6C" w:rsidRDefault="00CA1699" w:rsidP="00FD6B06">
      <w:pPr>
        <w:ind w:left="0"/>
      </w:pPr>
      <w:r>
        <w:rPr>
          <w:b/>
        </w:rPr>
        <w:t>Scenario A</w:t>
      </w:r>
      <w:r>
        <w:t xml:space="preserve">: 2 Data Lakes, one for production and one for test/dev environments. The Data Lake in the production is where the data ingestion is done. This Data Lake is then mirrored to the dev/test Data Lake – mostly as a batch process – this accomplish the task of having identical data content for production and dev/test. The databases – symbolized by the DW identification – are then ingest with data from the Data Lake. The Dev/test often serves as failover environment for the production environment in this case. </w:t>
      </w:r>
    </w:p>
    <w:p w14:paraId="355AA9DF" w14:textId="77777777" w:rsidR="00681A6C" w:rsidRDefault="00CA1699" w:rsidP="00FD6B06">
      <w:pPr>
        <w:ind w:left="0"/>
      </w:pPr>
      <w:r>
        <w:rPr>
          <w:b/>
        </w:rPr>
        <w:t>Scenario B</w:t>
      </w:r>
      <w:r>
        <w:t xml:space="preserve">: 1 Data Lake – serving both the production and dev/test environment. Data ingestion is done to one place in this Data Lake. Data that is to be used for production purposes is then transported to a different area of this Data Lake. And data to be used for dev/test is also transported to a corresponding area - very often undergoing a process ensuring anonymization of the content - or some of the content. </w:t>
      </w:r>
    </w:p>
    <w:p w14:paraId="72339744" w14:textId="77777777" w:rsidR="00681A6C" w:rsidRDefault="00CA1699" w:rsidP="00FD6B06">
      <w:pPr>
        <w:ind w:left="0"/>
      </w:pPr>
      <w:r>
        <w:rPr>
          <w:b/>
        </w:rPr>
        <w:t>Scenario C</w:t>
      </w:r>
      <w:r>
        <w:t xml:space="preserve">: The same as Scenario A, with the one difference that each of the Data Lakes has their own data ingestion process, thereby creating different systems for production and dev/test environment.  </w:t>
      </w:r>
    </w:p>
    <w:p w14:paraId="4C3A464E" w14:textId="6862965B" w:rsidR="00681A6C" w:rsidRDefault="00CA1699" w:rsidP="000F7F21">
      <w:pPr>
        <w:ind w:left="0"/>
      </w:pPr>
      <w:r>
        <w:t xml:space="preserve">The different scenarios have their benefits, so it is important to have an open discussion about what fits the case in question. </w:t>
      </w:r>
      <w:r>
        <w:br w:type="page"/>
      </w:r>
    </w:p>
    <w:p w14:paraId="72A7EA4F" w14:textId="77777777" w:rsidR="00681A6C" w:rsidRDefault="00CA1699">
      <w:pPr>
        <w:pStyle w:val="Heading1"/>
        <w:ind w:left="921" w:hanging="936"/>
      </w:pPr>
      <w:bookmarkStart w:id="91" w:name="_Toc529712045"/>
      <w:r>
        <w:lastRenderedPageBreak/>
        <w:t>The internal organization of the Azure Data lake</w:t>
      </w:r>
      <w:bookmarkEnd w:id="91"/>
      <w:r>
        <w:t xml:space="preserve"> </w:t>
      </w:r>
    </w:p>
    <w:p w14:paraId="2ED4DFF2" w14:textId="2630225C" w:rsidR="00681A6C" w:rsidRPr="003740FD" w:rsidRDefault="00CA1699" w:rsidP="003740FD">
      <w:pPr>
        <w:ind w:left="0"/>
      </w:pPr>
      <w:r w:rsidRPr="003740FD">
        <w:t xml:space="preserve">As the focus is to use one Data Lake </w:t>
      </w:r>
      <w:ins w:id="92" w:author="Christian Hamson" w:date="2018-11-09T17:56:00Z">
        <w:r w:rsidR="009A4059" w:rsidRPr="003740FD">
          <w:t xml:space="preserve">for Dev/Test and Prod </w:t>
        </w:r>
      </w:ins>
      <w:del w:id="93" w:author="Christian Hamson" w:date="2018-11-09T17:56:00Z">
        <w:r w:rsidRPr="003740FD" w:rsidDel="00D436B1">
          <w:delText xml:space="preserve">for the setup </w:delText>
        </w:r>
      </w:del>
      <w:r w:rsidRPr="003740FD">
        <w:t xml:space="preserve">the internal organization of the Data Lake must take care of the requirements of the different environments </w:t>
      </w:r>
      <w:del w:id="94" w:author="Christian Hamson" w:date="2018-11-09T17:56:00Z">
        <w:r w:rsidRPr="003740FD" w:rsidDel="00D436B1">
          <w:delText xml:space="preserve">– dev/test to production. </w:delText>
        </w:r>
      </w:del>
    </w:p>
    <w:p w14:paraId="37A01B82" w14:textId="77777777" w:rsidR="00681A6C" w:rsidRPr="003740FD" w:rsidRDefault="00CA1699" w:rsidP="003740FD">
      <w:pPr>
        <w:ind w:left="0"/>
      </w:pPr>
      <w:r w:rsidRPr="003740FD">
        <w:t xml:space="preserve">Also, security must be addressed inside the Data Lake itself. This is discussed in chapter 5. </w:t>
      </w:r>
    </w:p>
    <w:p w14:paraId="144C26D7" w14:textId="79B9C04F" w:rsidR="00681A6C" w:rsidRPr="003740FD" w:rsidRDefault="00CA1699" w:rsidP="003740FD">
      <w:pPr>
        <w:ind w:left="0"/>
      </w:pPr>
      <w:r w:rsidRPr="003740FD">
        <w:t xml:space="preserve">Figure 4 shows the </w:t>
      </w:r>
      <w:r w:rsidR="004E3169" w:rsidRPr="003740FD">
        <w:t xml:space="preserve">logical </w:t>
      </w:r>
      <w:r w:rsidR="00A03931" w:rsidRPr="003740FD">
        <w:t>zones</w:t>
      </w:r>
      <w:r w:rsidRPr="003740FD">
        <w:t xml:space="preserve"> discussed in this chapter.</w:t>
      </w:r>
    </w:p>
    <w:p w14:paraId="2A19B92D" w14:textId="7135EB3A" w:rsidR="00681A6C" w:rsidRDefault="00C36069">
      <w:pPr>
        <w:spacing w:after="39" w:line="259" w:lineRule="auto"/>
        <w:ind w:left="0" w:right="90" w:firstLine="0"/>
        <w:jc w:val="right"/>
      </w:pPr>
      <w:r>
        <w:object w:dxaOrig="7665" w:dyaOrig="5798" w14:anchorId="06599AF2">
          <v:shape id="_x0000_i1025" type="#_x0000_t75" style="width:474pt;height:359.25pt" o:ole="">
            <v:imagedata r:id="rId33" o:title=""/>
          </v:shape>
          <o:OLEObject Type="Embed" ProgID="Visio.Drawing.15" ShapeID="_x0000_i1025" DrawAspect="Content" ObjectID="_1603454768" r:id="rId34"/>
        </w:object>
      </w:r>
      <w:del w:id="95" w:author="Christian Hamson" w:date="2018-11-09T18:09:00Z">
        <w:r w:rsidR="00CA1699" w:rsidDel="008036F3">
          <w:rPr>
            <w:noProof/>
          </w:rPr>
          <w:drawing>
            <wp:inline distT="0" distB="0" distL="0" distR="0" wp14:anchorId="0CA943BC" wp14:editId="26A1E883">
              <wp:extent cx="5943600" cy="2866390"/>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35"/>
                      <a:stretch>
                        <a:fillRect/>
                      </a:stretch>
                    </pic:blipFill>
                    <pic:spPr>
                      <a:xfrm>
                        <a:off x="0" y="0"/>
                        <a:ext cx="5943600" cy="2866390"/>
                      </a:xfrm>
                      <a:prstGeom prst="rect">
                        <a:avLst/>
                      </a:prstGeom>
                    </pic:spPr>
                  </pic:pic>
                </a:graphicData>
              </a:graphic>
            </wp:inline>
          </w:drawing>
        </w:r>
      </w:del>
      <w:r w:rsidR="00CA1699">
        <w:t xml:space="preserve"> </w:t>
      </w:r>
    </w:p>
    <w:p w14:paraId="37E1CF6F" w14:textId="77777777" w:rsidR="00681A6C" w:rsidRDefault="00CA1699">
      <w:pPr>
        <w:spacing w:after="542" w:line="265" w:lineRule="auto"/>
        <w:ind w:left="10" w:right="153"/>
        <w:jc w:val="center"/>
      </w:pPr>
      <w:r>
        <w:rPr>
          <w:color w:val="008AC8"/>
          <w:sz w:val="18"/>
        </w:rPr>
        <w:t xml:space="preserve">Figure 4 </w:t>
      </w:r>
    </w:p>
    <w:p w14:paraId="2D924787" w14:textId="77777777" w:rsidR="00C36069" w:rsidRDefault="00C36069" w:rsidP="00C36069">
      <w:pPr>
        <w:pStyle w:val="Heading2"/>
        <w:numPr>
          <w:ilvl w:val="0"/>
          <w:numId w:val="0"/>
        </w:numPr>
        <w:ind w:left="921"/>
      </w:pPr>
    </w:p>
    <w:p w14:paraId="712D4CD3" w14:textId="3C8DF8E5" w:rsidR="00517068" w:rsidRDefault="00517068">
      <w:pPr>
        <w:pStyle w:val="Heading2"/>
        <w:ind w:left="921" w:hanging="936"/>
      </w:pPr>
      <w:bookmarkStart w:id="96" w:name="_Toc529712046"/>
      <w:r>
        <w:t>Logical Zones</w:t>
      </w:r>
      <w:bookmarkEnd w:id="96"/>
    </w:p>
    <w:p w14:paraId="6CDFB83A" w14:textId="7ABD71E0" w:rsidR="00681A6C" w:rsidRDefault="00B13166" w:rsidP="00F14B02">
      <w:pPr>
        <w:pStyle w:val="Heading3"/>
      </w:pPr>
      <w:bookmarkStart w:id="97" w:name="_Toc529712047"/>
      <w:r>
        <w:t>5</w:t>
      </w:r>
      <w:r w:rsidR="00F14B02">
        <w:t xml:space="preserve">.1.1 </w:t>
      </w:r>
      <w:r w:rsidR="00CA1699">
        <w:t xml:space="preserve">The </w:t>
      </w:r>
      <w:r w:rsidR="00A1715A">
        <w:t xml:space="preserve">Raw </w:t>
      </w:r>
      <w:r w:rsidR="00CA1699">
        <w:t>Zone</w:t>
      </w:r>
      <w:bookmarkEnd w:id="97"/>
      <w:r w:rsidR="00CA1699">
        <w:t xml:space="preserve"> </w:t>
      </w:r>
    </w:p>
    <w:p w14:paraId="74A97FAC" w14:textId="77777777" w:rsidR="00170435" w:rsidRPr="003740FD" w:rsidRDefault="00CA1699" w:rsidP="003740FD">
      <w:pPr>
        <w:ind w:left="0"/>
      </w:pPr>
      <w:r>
        <w:t>Data ingestion is</w:t>
      </w:r>
      <w:r w:rsidR="00E020A6">
        <w:t xml:space="preserve"> ingested to the Raw Zone</w:t>
      </w:r>
      <w:r w:rsidR="0068121B">
        <w:t xml:space="preserve"> as shown</w:t>
      </w:r>
      <w:r>
        <w:t xml:space="preserve"> on Figure 4. Data ingestion is done using a Data Gateway approach. This implies that there </w:t>
      </w:r>
      <w:r w:rsidR="006E0B25">
        <w:t>are</w:t>
      </w:r>
      <w:r>
        <w:t xml:space="preserve"> </w:t>
      </w:r>
      <w:r w:rsidR="00160A80">
        <w:t>few</w:t>
      </w:r>
      <w:r>
        <w:t xml:space="preserve"> channel</w:t>
      </w:r>
      <w:r w:rsidR="00160A80">
        <w:t>s</w:t>
      </w:r>
      <w:r>
        <w:t xml:space="preserve"> in to the Data Lake. All data that </w:t>
      </w:r>
      <w:r>
        <w:lastRenderedPageBreak/>
        <w:t>needs to go to the lake is either brought to the Data Ingestion server/service. Or the Data Ingestion service pulls data from systems like databases and ftp</w:t>
      </w:r>
      <w:r w:rsidR="00E7570A">
        <w:t xml:space="preserve"> </w:t>
      </w:r>
      <w:r>
        <w:t>servers.</w:t>
      </w:r>
      <w:r w:rsidR="0068121B">
        <w:t xml:space="preserve"> </w:t>
      </w:r>
      <w:r>
        <w:t xml:space="preserve"> </w:t>
      </w:r>
    </w:p>
    <w:p w14:paraId="5D1FBAEC" w14:textId="034F1B30" w:rsidR="00EF7EA9" w:rsidRDefault="00170435" w:rsidP="003740FD">
      <w:pPr>
        <w:ind w:left="0"/>
      </w:pPr>
      <w:r>
        <w:t xml:space="preserve">Characteristics of </w:t>
      </w:r>
      <w:r w:rsidR="00FE71D5">
        <w:t xml:space="preserve">data in </w:t>
      </w:r>
      <w:r>
        <w:t xml:space="preserve">the </w:t>
      </w:r>
      <w:r w:rsidR="00EF7EA9">
        <w:t>Raw Zone:</w:t>
      </w:r>
    </w:p>
    <w:p w14:paraId="7123DD71" w14:textId="69A97937" w:rsidR="00EF7EA9" w:rsidRDefault="00E020A6" w:rsidP="003740FD">
      <w:pPr>
        <w:pStyle w:val="ListParagraph"/>
        <w:numPr>
          <w:ilvl w:val="0"/>
          <w:numId w:val="19"/>
        </w:numPr>
      </w:pPr>
      <w:r w:rsidRPr="00E020A6">
        <w:t>Storage in native format for any type of data</w:t>
      </w:r>
    </w:p>
    <w:p w14:paraId="77DC4750" w14:textId="1C91251D" w:rsidR="00EF7EA9" w:rsidRPr="003740FD" w:rsidRDefault="00E020A6" w:rsidP="003740FD">
      <w:pPr>
        <w:pStyle w:val="ListParagraph"/>
        <w:numPr>
          <w:ilvl w:val="0"/>
          <w:numId w:val="19"/>
        </w:numPr>
      </w:pPr>
      <w:r w:rsidRPr="00E020A6">
        <w:t xml:space="preserve">Exact copy from the source </w:t>
      </w:r>
    </w:p>
    <w:p w14:paraId="36CE691B" w14:textId="6AB9843A" w:rsidR="00EF7EA9" w:rsidRPr="003740FD" w:rsidRDefault="00E020A6" w:rsidP="003740FD">
      <w:pPr>
        <w:pStyle w:val="ListParagraph"/>
        <w:numPr>
          <w:ilvl w:val="0"/>
          <w:numId w:val="19"/>
        </w:numPr>
      </w:pPr>
      <w:r w:rsidRPr="00E020A6">
        <w:t xml:space="preserve">Immutable to change </w:t>
      </w:r>
    </w:p>
    <w:p w14:paraId="6991F7DD" w14:textId="77777777" w:rsidR="00694309" w:rsidRDefault="00E020A6" w:rsidP="003740FD">
      <w:pPr>
        <w:pStyle w:val="ListParagraph"/>
        <w:numPr>
          <w:ilvl w:val="0"/>
          <w:numId w:val="19"/>
        </w:numPr>
      </w:pPr>
      <w:r w:rsidRPr="00E020A6">
        <w:t xml:space="preserve">Typically append-only </w:t>
      </w:r>
    </w:p>
    <w:p w14:paraId="42A0C9B6" w14:textId="77777777" w:rsidR="00694309" w:rsidRDefault="00E020A6" w:rsidP="003740FD">
      <w:pPr>
        <w:pStyle w:val="ListParagraph"/>
        <w:numPr>
          <w:ilvl w:val="0"/>
          <w:numId w:val="19"/>
        </w:numPr>
      </w:pPr>
      <w:r w:rsidRPr="00E020A6">
        <w:t xml:space="preserve">History retained indefinitely  </w:t>
      </w:r>
    </w:p>
    <w:p w14:paraId="6AE1A713" w14:textId="77777777" w:rsidR="00694309" w:rsidRDefault="00E020A6" w:rsidP="003740FD">
      <w:pPr>
        <w:pStyle w:val="ListParagraph"/>
        <w:numPr>
          <w:ilvl w:val="0"/>
          <w:numId w:val="19"/>
        </w:numPr>
      </w:pPr>
      <w:r w:rsidRPr="00E020A6">
        <w:t xml:space="preserve">Extremely limited access to the Raw Data Zone – no operationalized usage </w:t>
      </w:r>
    </w:p>
    <w:p w14:paraId="5DAB8048" w14:textId="2D673178" w:rsidR="00681A6C" w:rsidRDefault="00E020A6" w:rsidP="003740FD">
      <w:pPr>
        <w:pStyle w:val="ListParagraph"/>
        <w:numPr>
          <w:ilvl w:val="0"/>
          <w:numId w:val="19"/>
        </w:numPr>
      </w:pPr>
      <w:r w:rsidRPr="00E020A6">
        <w:t>Everything downstream from here can be regenerated from raw dat</w:t>
      </w:r>
      <w:r w:rsidR="00AD7583">
        <w:t>a</w:t>
      </w:r>
    </w:p>
    <w:p w14:paraId="383EED68" w14:textId="7070720E" w:rsidR="00681A6C" w:rsidRDefault="00B13166" w:rsidP="00F14B02">
      <w:pPr>
        <w:pStyle w:val="Heading3"/>
      </w:pPr>
      <w:bookmarkStart w:id="98" w:name="_Toc529712048"/>
      <w:r>
        <w:t>5</w:t>
      </w:r>
      <w:r w:rsidR="006507F2">
        <w:t>.1.2</w:t>
      </w:r>
      <w:r w:rsidR="00072D4C">
        <w:t xml:space="preserve"> </w:t>
      </w:r>
      <w:r w:rsidR="00E602A7">
        <w:t xml:space="preserve">The Landing </w:t>
      </w:r>
      <w:r w:rsidR="009A4264">
        <w:t>Zone</w:t>
      </w:r>
      <w:bookmarkEnd w:id="98"/>
      <w:r w:rsidR="00CA1699">
        <w:t xml:space="preserve"> </w:t>
      </w:r>
    </w:p>
    <w:p w14:paraId="2C3DFA8C" w14:textId="0CD2B3FE" w:rsidR="001A5A8F" w:rsidRPr="00C42811" w:rsidRDefault="00100E25" w:rsidP="003740FD">
      <w:pPr>
        <w:ind w:left="0"/>
      </w:pPr>
      <w:r>
        <w:t xml:space="preserve">Some enterprises choose to use a Landing Zone upstream of the </w:t>
      </w:r>
      <w:r w:rsidR="008102DB">
        <w:t xml:space="preserve">Raw Zone. A </w:t>
      </w:r>
      <w:r w:rsidR="001A5A8F">
        <w:t>Landing Zone is u</w:t>
      </w:r>
      <w:r w:rsidR="008102DB" w:rsidRPr="00C42811">
        <w:t>seful when data quality checks or validation is required before the data is routed to the Raw Data Zone for retention (checksums, data coming from 3</w:t>
      </w:r>
      <w:r w:rsidR="008102DB" w:rsidRPr="003740FD">
        <w:t>rd</w:t>
      </w:r>
      <w:r w:rsidR="008102DB" w:rsidRPr="00C42811">
        <w:t xml:space="preserve"> parties etc.)</w:t>
      </w:r>
      <w:r w:rsidR="001A5A8F">
        <w:t xml:space="preserve"> </w:t>
      </w:r>
      <w:r w:rsidR="001A5A8F" w:rsidRPr="00C42811">
        <w:t xml:space="preserve">Many enterprises have some data that lands directly into the RAW zone and other data that lands in the landing zone. </w:t>
      </w:r>
    </w:p>
    <w:p w14:paraId="60C18A13" w14:textId="762466AB" w:rsidR="001A5A8F" w:rsidRPr="00C42811" w:rsidRDefault="001A5A8F" w:rsidP="003740FD">
      <w:pPr>
        <w:ind w:left="0"/>
      </w:pPr>
      <w:r w:rsidRPr="00C42811">
        <w:t>From the Landing Zone data will go into the R</w:t>
      </w:r>
      <w:r w:rsidR="00B25743">
        <w:t>aw</w:t>
      </w:r>
      <w:r w:rsidRPr="00C42811">
        <w:t xml:space="preserve"> Zone</w:t>
      </w:r>
      <w:r>
        <w:t>. Data does not need to be persisted in the Landing Zone.</w:t>
      </w:r>
    </w:p>
    <w:p w14:paraId="61268074" w14:textId="0786F1ED" w:rsidR="00681A6C" w:rsidRDefault="00CA1699" w:rsidP="003740FD">
      <w:pPr>
        <w:ind w:left="0"/>
      </w:pPr>
      <w:r>
        <w:t xml:space="preserve">As data in this part of the process will undergo transformations to suite their end-destination, the Data Lake will provide an area where these processes can store any intermediate results if needed. This area is called </w:t>
      </w:r>
      <w:r w:rsidRPr="003740FD">
        <w:t>Work</w:t>
      </w:r>
      <w:r>
        <w:t xml:space="preserve"> on Figure 4. No data will be “left behind” in this area, so it is important that the processes either clean up after themselves or an overall cleaning processes is established. </w:t>
      </w:r>
    </w:p>
    <w:p w14:paraId="1D1ABB88" w14:textId="77777777" w:rsidR="00681A6C" w:rsidRDefault="00CA1699" w:rsidP="003740FD">
      <w:pPr>
        <w:ind w:left="0"/>
      </w:pPr>
      <w:r>
        <w:t xml:space="preserve">Also, no end-user access is provided to this area. </w:t>
      </w:r>
    </w:p>
    <w:p w14:paraId="25991EA2" w14:textId="087E170B" w:rsidR="00681A6C" w:rsidRDefault="00B13166" w:rsidP="00F14B02">
      <w:pPr>
        <w:pStyle w:val="Heading3"/>
      </w:pPr>
      <w:bookmarkStart w:id="99" w:name="_Toc529712049"/>
      <w:r>
        <w:t>5</w:t>
      </w:r>
      <w:r w:rsidR="00F14B02">
        <w:t xml:space="preserve">.1.3 </w:t>
      </w:r>
      <w:r w:rsidR="00CA1699">
        <w:t xml:space="preserve">The </w:t>
      </w:r>
      <w:r w:rsidR="00C96DF7">
        <w:t>Curated</w:t>
      </w:r>
      <w:r w:rsidR="00296174">
        <w:t xml:space="preserve"> (Gold, Publish)</w:t>
      </w:r>
      <w:r w:rsidR="00CA1699">
        <w:t xml:space="preserve"> </w:t>
      </w:r>
      <w:r w:rsidR="006A6E43">
        <w:t>Zone</w:t>
      </w:r>
      <w:bookmarkEnd w:id="99"/>
    </w:p>
    <w:p w14:paraId="7E38F89A" w14:textId="77777777" w:rsidR="00681A6C" w:rsidRDefault="00CA1699" w:rsidP="003740FD">
      <w:pPr>
        <w:ind w:left="0"/>
      </w:pPr>
      <w:r>
        <w:t xml:space="preserve">Production data is stored in the area named </w:t>
      </w:r>
      <w:r w:rsidRPr="003740FD">
        <w:t>Publish</w:t>
      </w:r>
      <w:r>
        <w:t xml:space="preserve"> on Figure 3. This area is organized in a way that suits end-user access. Often data is stored on a “per department” level. It is important to notice that if a common element like a list of </w:t>
      </w:r>
      <w:r w:rsidRPr="003740FD">
        <w:t>products</w:t>
      </w:r>
      <w:r>
        <w:t xml:space="preserve"> is needed for “all departments”, there will be a copy of this under “each department”. Of course, you could establish a kind of “common department” area, but this is seldom done in praxis. </w:t>
      </w:r>
    </w:p>
    <w:p w14:paraId="073346A4" w14:textId="31C498FE" w:rsidR="0094797C" w:rsidRDefault="00CA1699" w:rsidP="003740FD">
      <w:pPr>
        <w:ind w:left="0"/>
      </w:pPr>
      <w:r>
        <w:t xml:space="preserve">All data going to the Publish area is stored as read-only elements. If needed a read/write area “per department” or “per user” can be established. This is often the case for the users known as super-users because they often create things like reports for other users. For some users that need to add their </w:t>
      </w:r>
      <w:r w:rsidRPr="00FD6B06">
        <w:t>own</w:t>
      </w:r>
      <w:r>
        <w:t xml:space="preserve"> data to the data stored in the Publish area this read/write access can also be appropriate. But overall the need for read/write areas is often been kept at a minimum level. </w:t>
      </w:r>
    </w:p>
    <w:p w14:paraId="5528BD74" w14:textId="7C696D69" w:rsidR="009E01FF" w:rsidRDefault="00B13166" w:rsidP="00F14B02">
      <w:pPr>
        <w:pStyle w:val="Heading3"/>
      </w:pPr>
      <w:bookmarkStart w:id="100" w:name="_Toc529712050"/>
      <w:r>
        <w:lastRenderedPageBreak/>
        <w:t>5</w:t>
      </w:r>
      <w:r w:rsidR="00F14B02">
        <w:t xml:space="preserve">.1.4 </w:t>
      </w:r>
      <w:r w:rsidR="009E01FF">
        <w:t>The Staging Zone</w:t>
      </w:r>
      <w:bookmarkEnd w:id="100"/>
    </w:p>
    <w:p w14:paraId="08BA5CB0" w14:textId="2F09F61B" w:rsidR="00B63E70" w:rsidRPr="00B63E70" w:rsidRDefault="00B63E70" w:rsidP="003740FD">
      <w:pPr>
        <w:ind w:left="0"/>
      </w:pPr>
      <w:r>
        <w:t>Some enterprises choose to separate the curated data int</w:t>
      </w:r>
      <w:r w:rsidR="00536126">
        <w:t>o</w:t>
      </w:r>
      <w:r w:rsidR="00A12DFA">
        <w:t xml:space="preserve"> that used for</w:t>
      </w:r>
      <w:r w:rsidR="00941D4F">
        <w:t xml:space="preserve"> “self-service”</w:t>
      </w:r>
      <w:r w:rsidR="00A12DFA">
        <w:t xml:space="preserve"> BI, analytics, reporting</w:t>
      </w:r>
      <w:r w:rsidR="006C4543">
        <w:t>, etc. from data used in other production applications.</w:t>
      </w:r>
      <w:r w:rsidR="00EA6CF2">
        <w:t xml:space="preserve"> </w:t>
      </w:r>
      <w:r w:rsidR="006C4543">
        <w:t>If so, the zone for</w:t>
      </w:r>
      <w:r w:rsidR="001E04F5">
        <w:t xml:space="preserve"> data that is ready for</w:t>
      </w:r>
      <w:r w:rsidR="006C4543">
        <w:t xml:space="preserve"> </w:t>
      </w:r>
      <w:r w:rsidR="001E04F5">
        <w:t>these typically</w:t>
      </w:r>
      <w:r w:rsidR="004D1E3C">
        <w:t xml:space="preserve"> non-BI applications</w:t>
      </w:r>
      <w:r w:rsidR="006B27FC">
        <w:t xml:space="preserve"> is the staging zone.</w:t>
      </w:r>
    </w:p>
    <w:p w14:paraId="01E4B78E" w14:textId="6D8E5670" w:rsidR="00681A6C" w:rsidRDefault="00A37641" w:rsidP="00F14B02">
      <w:pPr>
        <w:pStyle w:val="Heading3"/>
      </w:pPr>
      <w:bookmarkStart w:id="101" w:name="_Toc529712051"/>
      <w:r>
        <w:t>5</w:t>
      </w:r>
      <w:r w:rsidR="00F14B02">
        <w:t xml:space="preserve">.1.5 </w:t>
      </w:r>
      <w:r w:rsidR="00CA1699">
        <w:t xml:space="preserve">The </w:t>
      </w:r>
      <w:r w:rsidR="00625F95">
        <w:t>dev and test zones</w:t>
      </w:r>
      <w:bookmarkEnd w:id="101"/>
    </w:p>
    <w:p w14:paraId="63A2A69D" w14:textId="017422B5" w:rsidR="00681A6C" w:rsidRDefault="00CA1699" w:rsidP="003740FD">
      <w:pPr>
        <w:ind w:left="0"/>
      </w:pPr>
      <w:r>
        <w:t xml:space="preserve">Data that is being used for dev/test environments is stored </w:t>
      </w:r>
      <w:r w:rsidR="00625F95">
        <w:t>in dev and test zones</w:t>
      </w:r>
      <w:r w:rsidR="0009051A">
        <w:t>.</w:t>
      </w:r>
      <w:r w:rsidR="004D1E3C">
        <w:t xml:space="preserve"> If there is a</w:t>
      </w:r>
      <w:r w:rsidR="00331CF1">
        <w:t xml:space="preserve"> copy of the data lake for dev/test purposes these zones are not needed.</w:t>
      </w:r>
    </w:p>
    <w:p w14:paraId="2597B38A" w14:textId="22BCC3ED" w:rsidR="004B6BAB" w:rsidRDefault="00A37641" w:rsidP="00F14B02">
      <w:pPr>
        <w:pStyle w:val="Heading3"/>
      </w:pPr>
      <w:bookmarkStart w:id="102" w:name="_Toc529712052"/>
      <w:r>
        <w:t>5</w:t>
      </w:r>
      <w:r w:rsidR="00F14B02">
        <w:t xml:space="preserve">.1.6 </w:t>
      </w:r>
      <w:r w:rsidR="008D7711">
        <w:t xml:space="preserve">The </w:t>
      </w:r>
      <w:r w:rsidR="00F17FED">
        <w:t xml:space="preserve">Analytics </w:t>
      </w:r>
      <w:r w:rsidR="008D7711">
        <w:t xml:space="preserve">Sandbox </w:t>
      </w:r>
      <w:r w:rsidR="00386895">
        <w:t>Zone</w:t>
      </w:r>
      <w:bookmarkEnd w:id="102"/>
    </w:p>
    <w:p w14:paraId="0ACDD8B8" w14:textId="7C40C1D5" w:rsidR="008D7711" w:rsidRDefault="00F2030E" w:rsidP="003740FD">
      <w:pPr>
        <w:ind w:left="0"/>
      </w:pPr>
      <w:r>
        <w:t>A w</w:t>
      </w:r>
      <w:r w:rsidR="00205407" w:rsidRPr="004B6BAB">
        <w:t>orkspace for data science and exploratory activities</w:t>
      </w:r>
      <w:r w:rsidR="00F14B02">
        <w:t xml:space="preserve"> with m</w:t>
      </w:r>
      <w:r w:rsidR="00205407" w:rsidRPr="004B6BAB">
        <w:t>inimal</w:t>
      </w:r>
      <w:r w:rsidR="004B6BAB">
        <w:t xml:space="preserve"> </w:t>
      </w:r>
      <w:r w:rsidR="00205407" w:rsidRPr="004B6BAB">
        <w:t>governance and standards (purposely undisciplined</w:t>
      </w:r>
      <w:r w:rsidR="00F14B02">
        <w:t>.</w:t>
      </w:r>
      <w:r w:rsidR="00205407" w:rsidRPr="004B6BAB">
        <w:t xml:space="preserve"> Valuable efforts are “productionized” and “operationalized” to the Curated Data Zone</w:t>
      </w:r>
      <w:r w:rsidR="007D2914">
        <w:t>.</w:t>
      </w:r>
      <w:r w:rsidR="00205407" w:rsidRPr="004B6BAB">
        <w:t xml:space="preserve"> Not used for self-service, operationalized, purposes</w:t>
      </w:r>
      <w:r w:rsidR="006D3169">
        <w:t>. User level write</w:t>
      </w:r>
      <w:r w:rsidR="00386895">
        <w:t xml:space="preserve"> access to subset</w:t>
      </w:r>
      <w:r w:rsidR="007D2914">
        <w:t xml:space="preserve"> of this zone.</w:t>
      </w:r>
    </w:p>
    <w:p w14:paraId="1FAC3601" w14:textId="44478034" w:rsidR="00D00250" w:rsidRDefault="00A37641" w:rsidP="00E97E28">
      <w:pPr>
        <w:pStyle w:val="Heading3"/>
      </w:pPr>
      <w:bookmarkStart w:id="103" w:name="_Toc529712053"/>
      <w:r>
        <w:t>5</w:t>
      </w:r>
      <w:r w:rsidR="00E97E28">
        <w:t xml:space="preserve">.1.7 </w:t>
      </w:r>
      <w:r w:rsidR="006A6E43">
        <w:t>Th</w:t>
      </w:r>
      <w:r w:rsidR="008D7711">
        <w:t xml:space="preserve">e Archive </w:t>
      </w:r>
      <w:r w:rsidR="006A6E43">
        <w:t>Zone</w:t>
      </w:r>
      <w:bookmarkEnd w:id="103"/>
      <w:r w:rsidR="006A6E43">
        <w:t xml:space="preserve"> </w:t>
      </w:r>
    </w:p>
    <w:p w14:paraId="1229BF2D" w14:textId="7C975A99" w:rsidR="00603F2F" w:rsidRPr="00603F2F" w:rsidRDefault="00603F2F" w:rsidP="003740FD">
      <w:pPr>
        <w:ind w:left="0"/>
      </w:pPr>
      <w:r w:rsidRPr="003740FD">
        <w:t>✓</w:t>
      </w:r>
      <w:r w:rsidRPr="00603F2F">
        <w:t xml:space="preserve"> An active archive </w:t>
      </w:r>
      <w:r w:rsidRPr="003740FD">
        <w:t>✓</w:t>
      </w:r>
      <w:r w:rsidRPr="00603F2F">
        <w:t xml:space="preserve"> Contains aged data offloaded from a data warehouse or other application </w:t>
      </w:r>
      <w:r w:rsidRPr="003740FD">
        <w:t>✓</w:t>
      </w:r>
      <w:r w:rsidRPr="00603F2F">
        <w:t xml:space="preserve"> Available for querying when needed (typically only occasionally)</w:t>
      </w:r>
    </w:p>
    <w:p w14:paraId="36CDE403" w14:textId="77777777" w:rsidR="008D7711" w:rsidRPr="008D7711" w:rsidRDefault="008D7711" w:rsidP="008D7711"/>
    <w:p w14:paraId="228623D3" w14:textId="3399965B" w:rsidR="00B338C1" w:rsidRDefault="00B338C1">
      <w:pPr>
        <w:pStyle w:val="Heading2"/>
        <w:ind w:left="921" w:hanging="936"/>
      </w:pPr>
      <w:bookmarkStart w:id="104" w:name="_Toc529712054"/>
      <w:r>
        <w:t xml:space="preserve">File System </w:t>
      </w:r>
      <w:r w:rsidR="005C5173">
        <w:t>Hierarchy</w:t>
      </w:r>
      <w:bookmarkEnd w:id="104"/>
    </w:p>
    <w:p w14:paraId="1ADD7ED2" w14:textId="67E4550F" w:rsidR="00D21D75" w:rsidRDefault="00D21D75" w:rsidP="003740FD">
      <w:pPr>
        <w:ind w:left="0"/>
      </w:pPr>
      <w:r>
        <w:t xml:space="preserve">The file system </w:t>
      </w:r>
      <w:r w:rsidR="00C8792E">
        <w:t xml:space="preserve">hierarchy </w:t>
      </w:r>
      <w:r w:rsidR="004A77B3">
        <w:t>organize</w:t>
      </w:r>
      <w:r w:rsidR="00F75FA5">
        <w:t>s</w:t>
      </w:r>
      <w:r w:rsidR="00992126">
        <w:t xml:space="preserve"> the data</w:t>
      </w:r>
      <w:r w:rsidR="005C5173">
        <w:t xml:space="preserve"> and </w:t>
      </w:r>
      <w:r w:rsidR="00F75FA5">
        <w:t>is</w:t>
      </w:r>
      <w:r w:rsidR="005C5173">
        <w:t xml:space="preserve"> central to Azure Data Lake design. </w:t>
      </w:r>
      <w:r w:rsidR="00DA0E04">
        <w:t xml:space="preserve">The </w:t>
      </w:r>
      <w:r w:rsidR="00105EAC">
        <w:t>h</w:t>
      </w:r>
      <w:r w:rsidR="00DA0E04">
        <w:t xml:space="preserve">ierarchy </w:t>
      </w:r>
      <w:r w:rsidR="00105EAC">
        <w:t>should</w:t>
      </w:r>
      <w:r w:rsidR="00DA0E04">
        <w:t xml:space="preserve"> be straight-forward to use programmatically and be human </w:t>
      </w:r>
      <w:r w:rsidR="00105EAC">
        <w:t xml:space="preserve">readable. </w:t>
      </w:r>
      <w:r w:rsidR="00323872">
        <w:t xml:space="preserve">Considerations </w:t>
      </w:r>
      <w:r w:rsidR="00C8792E">
        <w:t xml:space="preserve">and best practices </w:t>
      </w:r>
      <w:r w:rsidR="00323872">
        <w:t xml:space="preserve">in </w:t>
      </w:r>
      <w:r w:rsidR="00160B38">
        <w:t xml:space="preserve">designing </w:t>
      </w:r>
      <w:r w:rsidR="00E524AA">
        <w:t>a hierarchy</w:t>
      </w:r>
      <w:r w:rsidR="00D0622D">
        <w:t xml:space="preserve"> include:</w:t>
      </w:r>
    </w:p>
    <w:p w14:paraId="16C7B60F" w14:textId="38E95989" w:rsidR="005474E8" w:rsidRDefault="003740FD" w:rsidP="003740FD">
      <w:pPr>
        <w:pStyle w:val="ListParagraph"/>
        <w:numPr>
          <w:ilvl w:val="0"/>
          <w:numId w:val="20"/>
        </w:numPr>
      </w:pPr>
      <w:r>
        <w:t>E</w:t>
      </w:r>
      <w:r w:rsidR="00D0622D" w:rsidRPr="00D0622D">
        <w:t xml:space="preserve">ase of data discovery &amp; retrieval – will one type of structure make more sense? </w:t>
      </w:r>
    </w:p>
    <w:p w14:paraId="7422F71E" w14:textId="77777777" w:rsidR="00633CE7" w:rsidRDefault="00D0622D" w:rsidP="003740FD">
      <w:pPr>
        <w:pStyle w:val="ListParagraph"/>
        <w:numPr>
          <w:ilvl w:val="0"/>
          <w:numId w:val="20"/>
        </w:numPr>
      </w:pPr>
      <w:r w:rsidRPr="00D0622D">
        <w:t>Focus on security implications early – what data redundancy is allowed in exchange for security</w:t>
      </w:r>
    </w:p>
    <w:p w14:paraId="64F6F76B" w14:textId="3BBB75A0" w:rsidR="00633CE7" w:rsidRPr="003740FD" w:rsidRDefault="00D0622D" w:rsidP="003740FD">
      <w:pPr>
        <w:pStyle w:val="ListParagraph"/>
        <w:numPr>
          <w:ilvl w:val="0"/>
          <w:numId w:val="20"/>
        </w:numPr>
      </w:pPr>
      <w:r w:rsidRPr="00D0622D">
        <w:t xml:space="preserve">Include data lineage &amp; relevant metadata with the data file itself whenever possible (ex: columns indicating source system where the data originated, source date, processed date, </w:t>
      </w:r>
      <w:proofErr w:type="spellStart"/>
      <w:r w:rsidRPr="00D0622D">
        <w:t>etc</w:t>
      </w:r>
      <w:proofErr w:type="spellEnd"/>
      <w:r w:rsidRPr="00D0622D">
        <w:t xml:space="preserve">) </w:t>
      </w:r>
    </w:p>
    <w:p w14:paraId="6D85E207" w14:textId="77777777" w:rsidR="00633CE7" w:rsidRDefault="00D0622D" w:rsidP="003740FD">
      <w:pPr>
        <w:pStyle w:val="ListParagraph"/>
        <w:numPr>
          <w:ilvl w:val="0"/>
          <w:numId w:val="20"/>
        </w:numPr>
      </w:pPr>
      <w:r w:rsidRPr="00D0622D">
        <w:t>Include the time element in both the folder structure &amp; the file name</w:t>
      </w:r>
    </w:p>
    <w:p w14:paraId="6CB1E654" w14:textId="4468655D" w:rsidR="00633CE7" w:rsidRPr="003740FD" w:rsidRDefault="00D0622D" w:rsidP="003740FD">
      <w:pPr>
        <w:pStyle w:val="ListParagraph"/>
        <w:numPr>
          <w:ilvl w:val="0"/>
          <w:numId w:val="20"/>
        </w:numPr>
      </w:pPr>
      <w:r w:rsidRPr="00D0622D">
        <w:t xml:space="preserve">Be liberal yet disciplined with folder structure (lots of nests are ok) </w:t>
      </w:r>
    </w:p>
    <w:p w14:paraId="12407D81" w14:textId="54ED8547" w:rsidR="00D0622D" w:rsidRDefault="00D0622D" w:rsidP="003740FD">
      <w:pPr>
        <w:pStyle w:val="ListParagraph"/>
        <w:numPr>
          <w:ilvl w:val="0"/>
          <w:numId w:val="20"/>
        </w:numPr>
      </w:pPr>
      <w:r w:rsidRPr="00D0622D">
        <w:t xml:space="preserve">Clearly separate out the zones so governance &amp; policies can be applied separately </w:t>
      </w:r>
    </w:p>
    <w:p w14:paraId="371EDA66" w14:textId="338E8256" w:rsidR="006B5F07" w:rsidRDefault="009A4CAB" w:rsidP="003740FD">
      <w:pPr>
        <w:ind w:left="0"/>
      </w:pPr>
      <w:r>
        <w:t xml:space="preserve">Common parameters </w:t>
      </w:r>
      <w:r w:rsidR="000473B5">
        <w:t>used to organize data include:</w:t>
      </w:r>
    </w:p>
    <w:p w14:paraId="7D2AEF6F" w14:textId="53E8FC0F" w:rsidR="000473B5" w:rsidRDefault="000473B5" w:rsidP="003740FD">
      <w:pPr>
        <w:pStyle w:val="ListParagraph"/>
        <w:numPr>
          <w:ilvl w:val="0"/>
          <w:numId w:val="20"/>
        </w:numPr>
      </w:pPr>
      <w:r>
        <w:t>Time Partitioning (Year, Month, Day</w:t>
      </w:r>
      <w:r w:rsidR="006D7F96">
        <w:t>, Hour, Minute)</w:t>
      </w:r>
    </w:p>
    <w:p w14:paraId="2C1ABC5E" w14:textId="5925D86A" w:rsidR="006D7F96" w:rsidRDefault="006D7F96" w:rsidP="003740FD">
      <w:pPr>
        <w:pStyle w:val="ListParagraph"/>
        <w:numPr>
          <w:ilvl w:val="0"/>
          <w:numId w:val="20"/>
        </w:numPr>
      </w:pPr>
      <w:r>
        <w:t>Subject Area</w:t>
      </w:r>
    </w:p>
    <w:p w14:paraId="1BEC3194" w14:textId="2536736D" w:rsidR="006D7F96" w:rsidRDefault="006D7F96" w:rsidP="003740FD">
      <w:pPr>
        <w:pStyle w:val="ListParagraph"/>
        <w:numPr>
          <w:ilvl w:val="0"/>
          <w:numId w:val="20"/>
        </w:numPr>
      </w:pPr>
      <w:r>
        <w:lastRenderedPageBreak/>
        <w:t>Security Boundary (Department, Business Unit, etc.)</w:t>
      </w:r>
    </w:p>
    <w:p w14:paraId="34F6E880" w14:textId="01F63DF5" w:rsidR="006D7F96" w:rsidRDefault="006D7F96" w:rsidP="003740FD">
      <w:pPr>
        <w:pStyle w:val="ListParagraph"/>
        <w:numPr>
          <w:ilvl w:val="0"/>
          <w:numId w:val="20"/>
        </w:numPr>
      </w:pPr>
      <w:r>
        <w:t>Downstream Application / Purpose</w:t>
      </w:r>
    </w:p>
    <w:p w14:paraId="5EB39B6C" w14:textId="524E2C62" w:rsidR="00880617" w:rsidRDefault="00880617" w:rsidP="003740FD">
      <w:pPr>
        <w:pStyle w:val="ListParagraph"/>
        <w:numPr>
          <w:ilvl w:val="0"/>
          <w:numId w:val="20"/>
        </w:numPr>
      </w:pPr>
      <w:r>
        <w:t>Retention Policy (</w:t>
      </w:r>
      <w:r w:rsidR="00C16AAF">
        <w:t xml:space="preserve">Temporary, Permanent, </w:t>
      </w:r>
      <w:r w:rsidR="00612F5D">
        <w:t>Project Lifetime, Legal hold period…)</w:t>
      </w:r>
    </w:p>
    <w:p w14:paraId="1C099960" w14:textId="528ACE2B" w:rsidR="00612F5D" w:rsidRDefault="00612F5D" w:rsidP="003740FD">
      <w:pPr>
        <w:pStyle w:val="ListParagraph"/>
        <w:numPr>
          <w:ilvl w:val="0"/>
          <w:numId w:val="20"/>
        </w:numPr>
      </w:pPr>
      <w:r>
        <w:t>Business Impact</w:t>
      </w:r>
      <w:r w:rsidR="00EC5122">
        <w:t xml:space="preserve"> / Criticality</w:t>
      </w:r>
      <w:r>
        <w:t xml:space="preserve"> (</w:t>
      </w:r>
      <w:r w:rsidR="00EC5122">
        <w:t>High, Med, Low, …)</w:t>
      </w:r>
    </w:p>
    <w:p w14:paraId="70394FBC" w14:textId="0EBE46A0" w:rsidR="00EC5122" w:rsidRDefault="00EC5122" w:rsidP="003740FD">
      <w:pPr>
        <w:pStyle w:val="ListParagraph"/>
        <w:numPr>
          <w:ilvl w:val="0"/>
          <w:numId w:val="20"/>
        </w:numPr>
      </w:pPr>
      <w:r>
        <w:t xml:space="preserve">Owner / Steward / SME </w:t>
      </w:r>
    </w:p>
    <w:p w14:paraId="34A82E8F" w14:textId="63C6140B" w:rsidR="009910CC" w:rsidRDefault="009910CC" w:rsidP="003740FD">
      <w:pPr>
        <w:pStyle w:val="ListParagraph"/>
        <w:numPr>
          <w:ilvl w:val="0"/>
          <w:numId w:val="20"/>
        </w:numPr>
      </w:pPr>
      <w:r>
        <w:t>Probability of Data Access</w:t>
      </w:r>
    </w:p>
    <w:p w14:paraId="40FBD392" w14:textId="69D9940A" w:rsidR="0012557A" w:rsidRDefault="0012557A" w:rsidP="003740FD">
      <w:pPr>
        <w:pStyle w:val="ListParagraph"/>
        <w:numPr>
          <w:ilvl w:val="0"/>
          <w:numId w:val="20"/>
        </w:numPr>
      </w:pPr>
      <w:r>
        <w:t>Confidentiality (Public, Internal Only, Supplier</w:t>
      </w:r>
      <w:r w:rsidR="006B29CE">
        <w:t xml:space="preserve"> Confidential, PII, </w:t>
      </w:r>
      <w:proofErr w:type="spellStart"/>
      <w:r w:rsidR="006B29CE">
        <w:t>etc</w:t>
      </w:r>
      <w:proofErr w:type="spellEnd"/>
      <w:r w:rsidR="006B29CE">
        <w:t>)</w:t>
      </w:r>
    </w:p>
    <w:p w14:paraId="65803175" w14:textId="5B87647D" w:rsidR="00880617" w:rsidRDefault="00F75FA5" w:rsidP="003740FD">
      <w:pPr>
        <w:ind w:left="0"/>
        <w:rPr>
          <w:noProof/>
        </w:rPr>
      </w:pPr>
      <w:r>
        <w:t>O</w:t>
      </w:r>
      <w:r w:rsidR="006B1021">
        <w:t xml:space="preserve">f the many possibilities </w:t>
      </w:r>
      <w:r w:rsidR="00157906">
        <w:t xml:space="preserve">for a file hierarchy </w:t>
      </w:r>
      <w:r w:rsidR="006B1021">
        <w:t>one is sho</w:t>
      </w:r>
      <w:r w:rsidR="00504012">
        <w:t>wn</w:t>
      </w:r>
      <w:r w:rsidR="003740FD">
        <w:t>:</w:t>
      </w:r>
      <w:r w:rsidR="00F74810" w:rsidRPr="00F74810">
        <w:rPr>
          <w:noProof/>
        </w:rPr>
        <w:t xml:space="preserve"> </w:t>
      </w:r>
      <w:r w:rsidR="00F74810" w:rsidRPr="00F74810">
        <w:rPr>
          <w:noProof/>
        </w:rPr>
        <w:drawing>
          <wp:inline distT="0" distB="0" distL="0" distR="0" wp14:anchorId="72A00295" wp14:editId="22889619">
            <wp:extent cx="6040755"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40755" cy="2874645"/>
                    </a:xfrm>
                    <a:prstGeom prst="rect">
                      <a:avLst/>
                    </a:prstGeom>
                  </pic:spPr>
                </pic:pic>
              </a:graphicData>
            </a:graphic>
          </wp:inline>
        </w:drawing>
      </w:r>
    </w:p>
    <w:p w14:paraId="5897E18C" w14:textId="3AD72D7D" w:rsidR="00446DE7" w:rsidRDefault="00446DE7" w:rsidP="003740FD">
      <w:pPr>
        <w:ind w:left="0"/>
      </w:pPr>
      <w:r>
        <w:t xml:space="preserve">Note that the organization is different </w:t>
      </w:r>
      <w:r w:rsidR="0081650F">
        <w:t>across</w:t>
      </w:r>
      <w:r>
        <w:t xml:space="preserve"> two zones. In the Raw zone </w:t>
      </w:r>
      <w:r w:rsidR="00AD4FC6">
        <w:t>Data Source</w:t>
      </w:r>
      <w:r w:rsidR="002228B1">
        <w:t xml:space="preserve"> is </w:t>
      </w:r>
      <w:r w:rsidR="0081650F">
        <w:t>a partition</w:t>
      </w:r>
      <w:r w:rsidR="002228B1">
        <w:t xml:space="preserve">, a backwards looking </w:t>
      </w:r>
      <w:r w:rsidR="001026C3">
        <w:t>partition. In the Curated Zone a forward</w:t>
      </w:r>
      <w:r w:rsidR="0081650F">
        <w:t>-</w:t>
      </w:r>
      <w:r w:rsidR="001026C3">
        <w:t xml:space="preserve">looking partition, Purpose, is at a high </w:t>
      </w:r>
      <w:r w:rsidR="00C13CAE">
        <w:t>level</w:t>
      </w:r>
      <w:r w:rsidR="0081650F">
        <w:t xml:space="preserve">. </w:t>
      </w:r>
      <w:r w:rsidR="0007595C">
        <w:t>Full file paths look like:</w:t>
      </w:r>
    </w:p>
    <w:p w14:paraId="6BF8E328" w14:textId="681FE258" w:rsidR="0007595C" w:rsidRDefault="002040CA" w:rsidP="006B5F07">
      <w:r>
        <w:t>/&lt;Zone&gt;/</w:t>
      </w:r>
      <w:r w:rsidR="00F70506">
        <w:t>&lt;Subject Area</w:t>
      </w:r>
      <w:r w:rsidR="00363A2B">
        <w:t>&gt;/&lt;Data Source&gt;/&lt;Object&gt;/&lt;Date Loaded&gt;/</w:t>
      </w:r>
      <w:r w:rsidR="001D070E">
        <w:t>&lt;Files(s)</w:t>
      </w:r>
      <w:r w:rsidR="00C96219">
        <w:t>&gt;</w:t>
      </w:r>
    </w:p>
    <w:p w14:paraId="7A851280" w14:textId="7335EB5F" w:rsidR="00C301F9" w:rsidRDefault="00C301F9" w:rsidP="006B5F07">
      <w:r>
        <w:t>/raw/sales/salesforce/customerContacts/201</w:t>
      </w:r>
      <w:r w:rsidR="000578B1">
        <w:t>8/01/01/custContact_</w:t>
      </w:r>
      <w:r w:rsidR="006E5A40">
        <w:t>201</w:t>
      </w:r>
      <w:r w:rsidR="00934199">
        <w:t>8</w:t>
      </w:r>
      <w:r w:rsidR="006E5A40">
        <w:t>_01_01.txt</w:t>
      </w:r>
    </w:p>
    <w:p w14:paraId="1EE489E7" w14:textId="29FACAA2" w:rsidR="006E5A40" w:rsidRDefault="006E5A40" w:rsidP="006B5F07">
      <w:r>
        <w:t>/&lt;Zone&gt;/&lt;</w:t>
      </w:r>
      <w:r w:rsidR="001B61C3">
        <w:t>Purpose&gt;/</w:t>
      </w:r>
      <w:r w:rsidR="00B81EC2">
        <w:t>&lt;Type&gt;/&lt;Date&gt;/&lt;</w:t>
      </w:r>
      <w:r w:rsidR="00C96219">
        <w:t>File(s)&gt;</w:t>
      </w:r>
    </w:p>
    <w:p w14:paraId="153C8085" w14:textId="2652F6F5" w:rsidR="00B5231C" w:rsidRPr="00D21D75" w:rsidRDefault="00B5231C" w:rsidP="006B5F07">
      <w:r>
        <w:t>/curated/</w:t>
      </w:r>
      <w:r w:rsidR="00AC5FE2">
        <w:t>salesTrendingAnalysis/summarized/</w:t>
      </w:r>
      <w:r w:rsidR="00934199">
        <w:t>2018/01/salesTrend_2018_</w:t>
      </w:r>
      <w:r w:rsidR="006A426F">
        <w:t>01_01.txt</w:t>
      </w:r>
    </w:p>
    <w:p w14:paraId="71DEB7DD" w14:textId="32204FB2" w:rsidR="00681A6C" w:rsidRDefault="00CA1699">
      <w:pPr>
        <w:pStyle w:val="Heading2"/>
        <w:ind w:left="921" w:hanging="936"/>
      </w:pPr>
      <w:bookmarkStart w:id="105" w:name="_Toc529712055"/>
      <w:r>
        <w:t xml:space="preserve">The Data movement process </w:t>
      </w:r>
      <w:r w:rsidR="00823177">
        <w:t>within the Lake</w:t>
      </w:r>
      <w:bookmarkEnd w:id="105"/>
    </w:p>
    <w:p w14:paraId="08408988" w14:textId="69149C9D" w:rsidR="00681A6C" w:rsidRDefault="00CA1699" w:rsidP="003740FD">
      <w:pPr>
        <w:ind w:left="0"/>
      </w:pPr>
      <w:r>
        <w:t xml:space="preserve">The processes taking data from the </w:t>
      </w:r>
      <w:r w:rsidRPr="003740FD">
        <w:t>Landing Zone</w:t>
      </w:r>
      <w:r>
        <w:t xml:space="preserve"> to the </w:t>
      </w:r>
      <w:r w:rsidRPr="003740FD">
        <w:t>Publish</w:t>
      </w:r>
      <w:r>
        <w:t xml:space="preserve"> and </w:t>
      </w:r>
      <w:r w:rsidRPr="003740FD">
        <w:t>Analytics</w:t>
      </w:r>
      <w:r>
        <w:t xml:space="preserve"> areas are mostly ordinary </w:t>
      </w:r>
      <w:r w:rsidRPr="003740FD">
        <w:t>E</w:t>
      </w:r>
      <w:r>
        <w:t>xtract-</w:t>
      </w:r>
      <w:r w:rsidRPr="003740FD">
        <w:t>T</w:t>
      </w:r>
      <w:r>
        <w:t>ransform-</w:t>
      </w:r>
      <w:r w:rsidRPr="003740FD">
        <w:t>L</w:t>
      </w:r>
      <w:r>
        <w:t>oad processes.</w:t>
      </w:r>
      <w:r w:rsidR="00AC078C">
        <w:t xml:space="preserve"> T</w:t>
      </w:r>
      <w:r>
        <w:t>ool</w:t>
      </w:r>
      <w:r w:rsidR="00AC078C">
        <w:t xml:space="preserve">s </w:t>
      </w:r>
      <w:r>
        <w:t>for this could be SQL Server Integration Services (SSIS</w:t>
      </w:r>
      <w:r w:rsidR="00C36069">
        <w:t>)</w:t>
      </w:r>
      <w:r w:rsidR="00AC078C">
        <w:t xml:space="preserve">, Databricks, Hive, etc. </w:t>
      </w:r>
      <w:r>
        <w:t xml:space="preserve">Even though such products often work with many different sources and targets, the only </w:t>
      </w:r>
      <w:r w:rsidRPr="003740FD">
        <w:t xml:space="preserve">allowed </w:t>
      </w:r>
      <w:r>
        <w:t xml:space="preserve">source and target in this scenario is the Data Lake itself. </w:t>
      </w:r>
    </w:p>
    <w:p w14:paraId="2EE8DDC8" w14:textId="19042339" w:rsidR="00681A6C" w:rsidRDefault="00CA1699" w:rsidP="003740FD">
      <w:pPr>
        <w:ind w:left="0"/>
      </w:pPr>
      <w:r>
        <w:lastRenderedPageBreak/>
        <w:t xml:space="preserve">If data must travel further from the Publish or Analytics Area the ETL process often come in play again, but in this case of course there is only one restriction on source, that is the Data Lake, whereas the targets can be any storage layer suitable for the end-purpose – very often being a relational database working as a Data Warehouse/Data Mart. </w:t>
      </w:r>
      <w:r w:rsidR="00823177">
        <w:t>The movement process can be orchestrated by Azure Data Factory</w:t>
      </w:r>
      <w:r w:rsidR="00F85E51">
        <w:t>.</w:t>
      </w:r>
    </w:p>
    <w:p w14:paraId="3690FE0D" w14:textId="77777777" w:rsidR="00681A6C" w:rsidRDefault="00CA1699">
      <w:pPr>
        <w:pStyle w:val="Heading2"/>
        <w:ind w:left="921" w:hanging="936"/>
      </w:pPr>
      <w:bookmarkStart w:id="106" w:name="_Toc529712056"/>
      <w:r>
        <w:t>Archiving</w:t>
      </w:r>
      <w:bookmarkEnd w:id="106"/>
      <w:r>
        <w:t xml:space="preserve"> </w:t>
      </w:r>
    </w:p>
    <w:p w14:paraId="736EFBA1" w14:textId="7BE6E63B" w:rsidR="00681A6C" w:rsidRDefault="00CA1699" w:rsidP="003740FD">
      <w:pPr>
        <w:ind w:left="0"/>
      </w:pPr>
      <w:r>
        <w:t xml:space="preserve">Data in the Landing Zone can (should) be archived when Data Lake functionality is no longer required – please refer to Figure 2. Archiving can be done to Azure Blob storage </w:t>
      </w:r>
      <w:r w:rsidR="00D2377E">
        <w:t xml:space="preserve">The Azure Blob storage offers four levels of storage: Hot, Warm, Cold, and Archive. </w:t>
      </w:r>
      <w:r w:rsidR="00110FF3">
        <w:t xml:space="preserve">Or within the Lake itself with </w:t>
      </w:r>
      <w:r w:rsidR="00D2377E">
        <w:t>four levels of storage and geographic redundancy. Orchestration would be performed by Azure Data Factory</w:t>
      </w:r>
    </w:p>
    <w:p w14:paraId="03B85790" w14:textId="7D469987" w:rsidR="00F61EB5" w:rsidRDefault="00F20CCE" w:rsidP="003740FD">
      <w:pPr>
        <w:ind w:left="0"/>
      </w:pPr>
      <w:r>
        <w:t>The usual considerations for Archiving data apply. Legal Holds, how often the data is used</w:t>
      </w:r>
      <w:r w:rsidR="00E248C4">
        <w:t>, data retention standards, etc.</w:t>
      </w:r>
    </w:p>
    <w:p w14:paraId="283B80A8" w14:textId="77777777" w:rsidR="00F61EB5" w:rsidRDefault="00F61EB5">
      <w:pPr>
        <w:spacing w:after="160" w:line="259" w:lineRule="auto"/>
        <w:ind w:left="0" w:firstLine="0"/>
      </w:pPr>
      <w:r>
        <w:br w:type="page"/>
      </w:r>
    </w:p>
    <w:p w14:paraId="5203DD65" w14:textId="09ADEDFD" w:rsidR="00681A6C" w:rsidRDefault="00CA1699">
      <w:pPr>
        <w:pStyle w:val="Heading1"/>
        <w:ind w:left="921" w:hanging="936"/>
      </w:pPr>
      <w:bookmarkStart w:id="107" w:name="_Toc529712057"/>
      <w:r>
        <w:lastRenderedPageBreak/>
        <w:t>The security model of Azure Data Lake</w:t>
      </w:r>
      <w:bookmarkEnd w:id="107"/>
      <w:r>
        <w:t xml:space="preserve"> </w:t>
      </w:r>
    </w:p>
    <w:p w14:paraId="5237AE0D" w14:textId="20C0F610" w:rsidR="00742DAB" w:rsidRPr="00742DAB" w:rsidRDefault="001E31DD" w:rsidP="001E31DD">
      <w:pPr>
        <w:pStyle w:val="Heading2"/>
      </w:pPr>
      <w:bookmarkStart w:id="108" w:name="_Toc529712058"/>
      <w:r>
        <w:t>Access</w:t>
      </w:r>
      <w:r w:rsidR="00123CCD">
        <w:t xml:space="preserve"> Control</w:t>
      </w:r>
      <w:bookmarkEnd w:id="108"/>
    </w:p>
    <w:p w14:paraId="3C38F759" w14:textId="0BE0D257" w:rsidR="00681A6C" w:rsidRDefault="00CA1699" w:rsidP="000505FE">
      <w:pPr>
        <w:ind w:left="0"/>
      </w:pPr>
      <w:r>
        <w:t>To be able to handle the processes and structures described in chapter 4</w:t>
      </w:r>
      <w:r w:rsidR="003740FD">
        <w:t>,</w:t>
      </w:r>
      <w:r>
        <w:t xml:space="preserve"> a combination of </w:t>
      </w:r>
      <w:r w:rsidR="000505FE">
        <w:t xml:space="preserve">identities, </w:t>
      </w:r>
      <w:r w:rsidR="006D18F5">
        <w:t xml:space="preserve">standard </w:t>
      </w:r>
      <w:r w:rsidR="00864404">
        <w:t>users, groups, superusers, and service princip</w:t>
      </w:r>
      <w:r w:rsidR="008E1FC1">
        <w:t xml:space="preserve">als </w:t>
      </w:r>
      <w:r w:rsidR="00864404">
        <w:t>are allowed access</w:t>
      </w:r>
      <w:r w:rsidR="000505FE">
        <w:t>.</w:t>
      </w:r>
      <w:r w:rsidR="00864404">
        <w:t xml:space="preserve"> </w:t>
      </w:r>
      <w:r>
        <w:t xml:space="preserve">On Figure 5 </w:t>
      </w:r>
      <w:r w:rsidR="00C07C33">
        <w:t>you will find a typical mapping of these identities to the logical zones.</w:t>
      </w:r>
    </w:p>
    <w:p w14:paraId="7BA14B47" w14:textId="3C31C074" w:rsidR="00FE522A" w:rsidRDefault="00FE522A" w:rsidP="00CD308B">
      <w:pPr>
        <w:pStyle w:val="Heading2"/>
      </w:pPr>
      <w:bookmarkStart w:id="109" w:name="_Toc529712059"/>
      <w:r>
        <w:t>ACLs and POSIX</w:t>
      </w:r>
      <w:bookmarkEnd w:id="109"/>
    </w:p>
    <w:p w14:paraId="5BB0FF80" w14:textId="120A9CC8" w:rsidR="002E17F1" w:rsidRPr="002E17F1" w:rsidRDefault="002E17F1" w:rsidP="009355AE">
      <w:pPr>
        <w:rPr>
          <w:b/>
        </w:rPr>
      </w:pPr>
      <w:r w:rsidRPr="002E17F1">
        <w:rPr>
          <w:rStyle w:val="Strong"/>
          <w:b w:val="0"/>
        </w:rPr>
        <w:t>Data Lake supports a superset of POSIX permissions</w:t>
      </w:r>
      <w:r w:rsidRPr="002E17F1">
        <w:rPr>
          <w:b/>
          <w:shd w:val="clear" w:color="auto" w:fill="FFFFFF"/>
        </w:rPr>
        <w:t xml:space="preserve">: </w:t>
      </w:r>
      <w:r w:rsidRPr="002E17F1">
        <w:rPr>
          <w:shd w:val="clear" w:color="auto" w:fill="FFFFFF"/>
        </w:rPr>
        <w:t>The security model for Data Lake Gen2 supports ACL and POSIX permissions along with some extra granularity specific to Data Lake Storage Gen2. Settings may be configured through admin tools or through frameworks like Hive and Spark</w:t>
      </w:r>
      <w:r w:rsidR="00DD4A1A">
        <w:rPr>
          <w:shd w:val="clear" w:color="auto" w:fill="FFFFFF"/>
        </w:rPr>
        <w:t>.</w:t>
      </w:r>
    </w:p>
    <w:p w14:paraId="01416EA0" w14:textId="5BAC4A0A" w:rsidR="00CD308B" w:rsidRDefault="00CD308B" w:rsidP="00CD308B">
      <w:pPr>
        <w:pStyle w:val="Heading2"/>
      </w:pPr>
      <w:bookmarkStart w:id="110" w:name="_Toc529712060"/>
      <w:r>
        <w:t>Encryption</w:t>
      </w:r>
      <w:bookmarkEnd w:id="110"/>
    </w:p>
    <w:p w14:paraId="0BAD19FD" w14:textId="516C6BBB" w:rsidR="00CD308B" w:rsidRDefault="00C738A8" w:rsidP="00DF123E">
      <w:pPr>
        <w:pStyle w:val="Heading2"/>
        <w:numPr>
          <w:ilvl w:val="1"/>
          <w:numId w:val="27"/>
        </w:numPr>
      </w:pPr>
      <w:bookmarkStart w:id="111" w:name="_Toc529712061"/>
      <w:r>
        <w:t xml:space="preserve">Encryption in </w:t>
      </w:r>
      <w:r w:rsidR="003D5FA5">
        <w:t>Transit</w:t>
      </w:r>
      <w:bookmarkEnd w:id="111"/>
    </w:p>
    <w:p w14:paraId="60C0B605" w14:textId="065710E0" w:rsidR="00CF2D93" w:rsidRDefault="003D5FA5" w:rsidP="00F61EB5">
      <w:pPr>
        <w:ind w:left="0"/>
      </w:pPr>
      <w:r>
        <w:t>Data</w:t>
      </w:r>
      <w:r w:rsidR="00CF2D93">
        <w:t xml:space="preserve"> in </w:t>
      </w:r>
      <w:r>
        <w:t>Transit</w:t>
      </w:r>
      <w:r w:rsidR="00CF2D93">
        <w:t xml:space="preserve"> in Azure Data Lake Store is </w:t>
      </w:r>
      <w:r>
        <w:t xml:space="preserve">always </w:t>
      </w:r>
      <w:r w:rsidR="008B0FC8">
        <w:t>encrypted</w:t>
      </w:r>
      <w:r w:rsidR="00B65155">
        <w:t xml:space="preserve"> by HTTPS.</w:t>
      </w:r>
      <w:r w:rsidR="00737F84">
        <w:t xml:space="preserve"> </w:t>
      </w:r>
      <w:r w:rsidR="00C73DF8">
        <w:t xml:space="preserve">There is no option to disable this encryption. </w:t>
      </w:r>
      <w:r w:rsidR="00AD6477">
        <w:t>HTTPS is the only protocol support by the</w:t>
      </w:r>
      <w:r w:rsidR="00C73DF8">
        <w:t xml:space="preserve"> ADLS REST </w:t>
      </w:r>
      <w:r w:rsidR="00AD6477">
        <w:t>interfaces.</w:t>
      </w:r>
    </w:p>
    <w:p w14:paraId="552F0963" w14:textId="393818C9" w:rsidR="000C2A5A" w:rsidRDefault="000C2A5A" w:rsidP="00680754">
      <w:pPr>
        <w:pStyle w:val="Heading2"/>
        <w:numPr>
          <w:ilvl w:val="1"/>
          <w:numId w:val="27"/>
        </w:numPr>
      </w:pPr>
      <w:bookmarkStart w:id="112" w:name="_Toc529712062"/>
      <w:r>
        <w:t>Encryption at Rest</w:t>
      </w:r>
      <w:bookmarkEnd w:id="112"/>
    </w:p>
    <w:p w14:paraId="4753B530" w14:textId="5BF02B43" w:rsidR="007E7EA4" w:rsidRPr="00F61EB5" w:rsidRDefault="007E7EA4" w:rsidP="00F61EB5">
      <w:pPr>
        <w:ind w:left="0"/>
      </w:pPr>
      <w:r>
        <w:t xml:space="preserve">Data at Rest in Azure Data Lake Store is </w:t>
      </w:r>
      <w:r w:rsidR="004650E2">
        <w:t>on</w:t>
      </w:r>
      <w:r w:rsidR="00A6537B">
        <w:t>-</w:t>
      </w:r>
      <w:r w:rsidR="004650E2">
        <w:t>by</w:t>
      </w:r>
      <w:r w:rsidR="00A6537B">
        <w:t>-</w:t>
      </w:r>
      <w:r>
        <w:t>default</w:t>
      </w:r>
      <w:r w:rsidR="004650E2">
        <w:t xml:space="preserve"> transparent encryption</w:t>
      </w:r>
      <w:r w:rsidR="005B38FB">
        <w:t xml:space="preserve">. </w:t>
      </w:r>
      <w:r w:rsidR="00A6537B">
        <w:t xml:space="preserve">There is no option to disable this encryption. </w:t>
      </w:r>
      <w:r w:rsidR="00D103CB">
        <w:t xml:space="preserve">Upon account creation, a choice is made between service managed keys or customer </w:t>
      </w:r>
      <w:r w:rsidR="00901D69">
        <w:t>managed keys.</w:t>
      </w:r>
      <w:r w:rsidR="00D94C20">
        <w:t xml:space="preserve"> With either choice, the Master Encryption Key is secured in Azure Key Vault.</w:t>
      </w:r>
      <w:r w:rsidR="00070F20">
        <w:t xml:space="preserve"> </w:t>
      </w:r>
      <w:r w:rsidR="00070F20" w:rsidRPr="00F61EB5">
        <w:t xml:space="preserve">All data written to the Azure storage platform is encrypted through 256-bit </w:t>
      </w:r>
      <w:hyperlink r:id="rId37" w:history="1">
        <w:r w:rsidR="00070F20" w:rsidRPr="00F61EB5">
          <w:t>AES encryption</w:t>
        </w:r>
      </w:hyperlink>
      <w:r w:rsidR="00070F20" w:rsidRPr="00F61EB5">
        <w:t>, one of the strongest block ciphers available.</w:t>
      </w:r>
      <w:r w:rsidR="00C83514" w:rsidRPr="00F61EB5">
        <w:t xml:space="preserve"> All </w:t>
      </w:r>
      <w:r w:rsidR="003D7910" w:rsidRPr="00F61EB5">
        <w:t>redundant</w:t>
      </w:r>
      <w:r w:rsidR="00C83514" w:rsidRPr="00F61EB5">
        <w:t xml:space="preserve"> copies </w:t>
      </w:r>
      <w:r w:rsidR="003D7910" w:rsidRPr="00F61EB5">
        <w:t xml:space="preserve">of data </w:t>
      </w:r>
      <w:r w:rsidR="000574ED" w:rsidRPr="00F61EB5">
        <w:t xml:space="preserve">are encrypted and all </w:t>
      </w:r>
      <w:r w:rsidR="00C83514" w:rsidRPr="00F61EB5">
        <w:t>re</w:t>
      </w:r>
      <w:r w:rsidR="003D7910" w:rsidRPr="00F61EB5">
        <w:t xml:space="preserve">dundancy options are </w:t>
      </w:r>
      <w:r w:rsidR="000574ED" w:rsidRPr="00F61EB5">
        <w:t>supported.</w:t>
      </w:r>
      <w:r w:rsidR="00DF6FC5" w:rsidRPr="00F61EB5">
        <w:t xml:space="preserve"> Storage Service Encryption is FIPS 140-2 compliant.</w:t>
      </w:r>
    </w:p>
    <w:p w14:paraId="27B88667" w14:textId="1B5E9CD5" w:rsidR="00A50FCE" w:rsidRPr="00F61EB5" w:rsidRDefault="00A50FCE" w:rsidP="00553758">
      <w:pPr>
        <w:pStyle w:val="Heading2"/>
        <w:numPr>
          <w:ilvl w:val="1"/>
          <w:numId w:val="28"/>
        </w:numPr>
      </w:pPr>
      <w:bookmarkStart w:id="113" w:name="_Toc529712063"/>
      <w:r w:rsidRPr="00F61EB5">
        <w:t>Vnet Service Endpoint</w:t>
      </w:r>
      <w:r w:rsidR="009635B3" w:rsidRPr="00F61EB5">
        <w:t xml:space="preserve"> (Confirm that this is V2 ready)</w:t>
      </w:r>
      <w:bookmarkEnd w:id="113"/>
    </w:p>
    <w:p w14:paraId="0D97F41A" w14:textId="16691D95" w:rsidR="00217AFC" w:rsidRPr="00F61EB5" w:rsidRDefault="00217AFC" w:rsidP="00F61EB5">
      <w:pPr>
        <w:ind w:left="0"/>
      </w:pPr>
      <w:r w:rsidRPr="00F61EB5">
        <w:t>Storage accounts</w:t>
      </w:r>
      <w:r w:rsidR="00B560F5">
        <w:t xml:space="preserve">, including the Data Lake </w:t>
      </w:r>
      <w:r w:rsidRPr="00F61EB5">
        <w:t xml:space="preserve">can be configured to allow access only from specific Azure Virtual Networks. </w:t>
      </w:r>
    </w:p>
    <w:p w14:paraId="2DD29B76" w14:textId="288F4ABD" w:rsidR="00067D77" w:rsidRDefault="00217AFC" w:rsidP="00DD4A1A">
      <w:pPr>
        <w:ind w:left="0"/>
      </w:pPr>
      <w:r w:rsidRPr="00F61EB5">
        <w:t xml:space="preserve">By enabling a </w:t>
      </w:r>
      <w:hyperlink r:id="rId38" w:history="1">
        <w:r w:rsidRPr="00F61EB5">
          <w:t>Service Endpoint</w:t>
        </w:r>
      </w:hyperlink>
      <w:r w:rsidRPr="00F61EB5">
        <w:t xml:space="preserve"> for Azure Storage within the Virtual Network, traffic is ensured an optimal route to the Azure Storage service. The identities of the virtual network and the subnet are also transmitted with each request. Administrators can subsequently configure network rules for the Storage account that allow requests to be received from specific subnets in the Virtual Network. Clients granted access via these network rules must continue to meet the authorization requirements of the Storage account to access the data.</w:t>
      </w:r>
    </w:p>
    <w:p w14:paraId="33DEA6CB" w14:textId="77777777" w:rsidR="00681A6C" w:rsidRDefault="00CA1699">
      <w:pPr>
        <w:pStyle w:val="Heading1"/>
        <w:spacing w:after="111"/>
        <w:ind w:left="921" w:hanging="936"/>
      </w:pPr>
      <w:bookmarkStart w:id="114" w:name="_Toc529712064"/>
      <w:r>
        <w:lastRenderedPageBreak/>
        <w:t>The Data Ingestion process</w:t>
      </w:r>
      <w:bookmarkEnd w:id="114"/>
      <w:r>
        <w:t xml:space="preserve"> </w:t>
      </w:r>
    </w:p>
    <w:p w14:paraId="7FB19993" w14:textId="77777777" w:rsidR="00681A6C" w:rsidRDefault="00CA1699">
      <w:pPr>
        <w:spacing w:after="39" w:line="259" w:lineRule="auto"/>
        <w:ind w:left="0" w:right="90" w:firstLine="0"/>
        <w:jc w:val="right"/>
      </w:pPr>
      <w:r>
        <w:rPr>
          <w:noProof/>
        </w:rPr>
        <w:drawing>
          <wp:inline distT="0" distB="0" distL="0" distR="0" wp14:anchorId="5822CEB4" wp14:editId="4A60AA34">
            <wp:extent cx="5943600" cy="279781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39"/>
                    <a:stretch>
                      <a:fillRect/>
                    </a:stretch>
                  </pic:blipFill>
                  <pic:spPr>
                    <a:xfrm>
                      <a:off x="0" y="0"/>
                      <a:ext cx="5943600" cy="2797810"/>
                    </a:xfrm>
                    <a:prstGeom prst="rect">
                      <a:avLst/>
                    </a:prstGeom>
                  </pic:spPr>
                </pic:pic>
              </a:graphicData>
            </a:graphic>
          </wp:inline>
        </w:drawing>
      </w:r>
      <w:r>
        <w:t xml:space="preserve"> </w:t>
      </w:r>
    </w:p>
    <w:p w14:paraId="5B5DA8D1" w14:textId="77777777" w:rsidR="00681A6C" w:rsidRDefault="00CA1699">
      <w:pPr>
        <w:spacing w:after="139" w:line="265" w:lineRule="auto"/>
        <w:ind w:left="10" w:right="153"/>
        <w:jc w:val="center"/>
      </w:pPr>
      <w:r>
        <w:rPr>
          <w:color w:val="008AC8"/>
          <w:sz w:val="18"/>
        </w:rPr>
        <w:t xml:space="preserve">Figure 7 </w:t>
      </w:r>
    </w:p>
    <w:p w14:paraId="3322430D" w14:textId="77777777" w:rsidR="00681A6C" w:rsidRPr="00F61EB5" w:rsidRDefault="00CA1699" w:rsidP="00F61EB5">
      <w:pPr>
        <w:ind w:left="0"/>
      </w:pPr>
      <w:r w:rsidRPr="00F61EB5">
        <w:t xml:space="preserve">The overall principal for data in the Landing Zone is - as discussed - to store raw data. But to be able to control the ingestion of such raw data in to the Landing Zone the idea is to have a separate service – preferable on a dedicated server (on-premise or cloud based) – that handles 3 different aspects of this process. </w:t>
      </w:r>
    </w:p>
    <w:p w14:paraId="44731D7E" w14:textId="77777777" w:rsidR="00681A6C" w:rsidRPr="00F61EB5" w:rsidRDefault="00CA1699" w:rsidP="00F61EB5">
      <w:pPr>
        <w:ind w:left="0"/>
      </w:pPr>
      <w:r w:rsidRPr="00F61EB5">
        <w:t xml:space="preserve">The first part of the process (Figure 7) is a Gatekeeper function. Here it is controlled whether the process wanting to store data can enter the Landing Zone. This is often a question about user-access rights controlled by the Azure AD. An example could be that the Data Ingestion services provides an ftp-service and the process wanting to ingest data simply must be able to login to this ftp-service. </w:t>
      </w:r>
    </w:p>
    <w:p w14:paraId="0F3F4777" w14:textId="77777777" w:rsidR="00681A6C" w:rsidRPr="00F61EB5" w:rsidRDefault="00CA1699" w:rsidP="00F61EB5">
      <w:pPr>
        <w:ind w:left="0"/>
      </w:pPr>
      <w:r w:rsidRPr="00F61EB5">
        <w:t xml:space="preserve">When access is granted the second part of the process is to validate that the data is actually in accordance with what is expected by the process trying to ingest data. It could be things like file-format, specific headers etc.  </w:t>
      </w:r>
    </w:p>
    <w:p w14:paraId="09A547CC" w14:textId="77777777" w:rsidR="00681A6C" w:rsidRPr="00F61EB5" w:rsidRDefault="00CA1699" w:rsidP="00F61EB5">
      <w:pPr>
        <w:ind w:left="0"/>
      </w:pPr>
      <w:r w:rsidRPr="00F61EB5">
        <w:t xml:space="preserve">The last part of the data ingestion service – which is optional – is to do some standardization. Even though the overall principal is that the Landing Zone contains raw data it might be sensible/convenient at this stage to do some standardization on certain data formats, so that these objects are easier to use cross different data items (files).  </w:t>
      </w:r>
    </w:p>
    <w:p w14:paraId="24C00CFE" w14:textId="77777777" w:rsidR="00681A6C" w:rsidRPr="00F61EB5" w:rsidRDefault="00CA1699" w:rsidP="00F61EB5">
      <w:pPr>
        <w:ind w:left="0"/>
      </w:pPr>
      <w:r w:rsidRPr="00F61EB5">
        <w:t xml:space="preserve">It could be things like conform date formats and time formats (maybe a split of those) and number formats with a conform decimal separator and no thousands separator. </w:t>
      </w:r>
    </w:p>
    <w:p w14:paraId="76BF225E" w14:textId="77777777" w:rsidR="00681A6C" w:rsidRPr="00F61EB5" w:rsidRDefault="00CA1699" w:rsidP="00F61EB5">
      <w:pPr>
        <w:ind w:left="0"/>
      </w:pPr>
      <w:r w:rsidRPr="00F61EB5">
        <w:t xml:space="preserve">On Figure 7 a few examples of services are shown in the “grey box”, which could be used to handle the different functionalities of the Data Ingestion service. </w:t>
      </w:r>
    </w:p>
    <w:p w14:paraId="1D9675E6" w14:textId="77777777" w:rsidR="00681A6C" w:rsidRPr="00F61EB5" w:rsidRDefault="00CA1699" w:rsidP="00F61EB5">
      <w:pPr>
        <w:ind w:left="0"/>
      </w:pPr>
      <w:r w:rsidRPr="00F61EB5">
        <w:lastRenderedPageBreak/>
        <w:t xml:space="preserve">In the gatekeeper function you will probably use a firewall and the Azure AD service to control the “login” process. </w:t>
      </w:r>
    </w:p>
    <w:p w14:paraId="3035B4E0" w14:textId="77777777" w:rsidR="00681A6C" w:rsidRPr="00F61EB5" w:rsidRDefault="00CA1699" w:rsidP="00F61EB5">
      <w:pPr>
        <w:ind w:left="0"/>
      </w:pPr>
      <w:r w:rsidRPr="00F61EB5">
        <w:t xml:space="preserve">For the validation process you could use a database’s schema/table functionality to see if the data can </w:t>
      </w:r>
      <w:proofErr w:type="gramStart"/>
      <w:r w:rsidRPr="00F61EB5">
        <w:t>actually be</w:t>
      </w:r>
      <w:proofErr w:type="gramEnd"/>
      <w:r w:rsidRPr="00F61EB5">
        <w:t xml:space="preserve"> inserted. Also, you might have an ftp service and a file storage for objects that need other kind of validation. </w:t>
      </w:r>
    </w:p>
    <w:p w14:paraId="26675641" w14:textId="402A4639" w:rsidR="00681A6C" w:rsidRPr="00F61EB5" w:rsidRDefault="00CA1699" w:rsidP="00F61EB5">
      <w:pPr>
        <w:ind w:left="0"/>
      </w:pPr>
      <w:r w:rsidRPr="00F61EB5">
        <w:t xml:space="preserve">And for the standardization process you could use Azure Data Factory to do this in the actual cope process – or – if you need a more advanced process SQL Server Integration Service (SSIS) can be used as a “real” ETL tool to accomplish this. </w:t>
      </w:r>
    </w:p>
    <w:p w14:paraId="6564CFAE" w14:textId="77777777" w:rsidR="00681A6C" w:rsidRDefault="00CA1699">
      <w:pPr>
        <w:spacing w:after="0" w:line="259" w:lineRule="auto"/>
        <w:ind w:left="0" w:firstLine="0"/>
      </w:pPr>
      <w:r>
        <w:t xml:space="preserve"> </w:t>
      </w:r>
      <w:r>
        <w:br w:type="page"/>
      </w:r>
    </w:p>
    <w:p w14:paraId="67803EC5" w14:textId="77777777" w:rsidR="00681A6C" w:rsidRDefault="00CA1699">
      <w:pPr>
        <w:pStyle w:val="Heading1"/>
        <w:ind w:left="921" w:hanging="936"/>
      </w:pPr>
      <w:bookmarkStart w:id="115" w:name="_Toc529712065"/>
      <w:r>
        <w:lastRenderedPageBreak/>
        <w:t>DevOps setup</w:t>
      </w:r>
      <w:bookmarkEnd w:id="115"/>
      <w:r>
        <w:t xml:space="preserve"> </w:t>
      </w:r>
    </w:p>
    <w:p w14:paraId="3A8A645A" w14:textId="49E4BF44" w:rsidR="00681A6C" w:rsidRDefault="00681A6C" w:rsidP="00067D77">
      <w:pPr>
        <w:ind w:left="0"/>
      </w:pPr>
    </w:p>
    <w:p w14:paraId="6A389C72" w14:textId="396131FC" w:rsidR="00681A6C" w:rsidRDefault="00C3678B">
      <w:pPr>
        <w:pStyle w:val="Heading1"/>
        <w:ind w:left="921" w:hanging="936"/>
      </w:pPr>
      <w:bookmarkStart w:id="116" w:name="_Toc529712066"/>
      <w:r>
        <w:t>Data Catalog</w:t>
      </w:r>
      <w:bookmarkEnd w:id="116"/>
    </w:p>
    <w:p w14:paraId="77DAE295" w14:textId="58FDA2BC" w:rsidR="00681A6C" w:rsidRDefault="00CA1699" w:rsidP="00D254AC">
      <w:pPr>
        <w:ind w:left="0"/>
      </w:pPr>
      <w:r>
        <w:t xml:space="preserve">To be able to know what kind of data is present in the different areas in the Data Lake, who ones this data etc. it is imperative to document this. </w:t>
      </w:r>
      <w:r w:rsidR="00D11B6E">
        <w:t xml:space="preserve">The goals of a Data Catalog tool and process are shown in Figure </w:t>
      </w:r>
    </w:p>
    <w:p w14:paraId="2333741A" w14:textId="77777777" w:rsidR="00681A6C" w:rsidRDefault="00CA1699">
      <w:pPr>
        <w:spacing w:after="60" w:line="259" w:lineRule="auto"/>
        <w:ind w:left="0" w:firstLine="0"/>
      </w:pPr>
      <w:r>
        <w:t xml:space="preserve"> </w:t>
      </w:r>
    </w:p>
    <w:p w14:paraId="07F9DA99" w14:textId="77777777" w:rsidR="00681A6C" w:rsidRDefault="00CA1699">
      <w:pPr>
        <w:spacing w:after="0" w:line="259" w:lineRule="auto"/>
        <w:ind w:left="0" w:right="743" w:firstLine="0"/>
        <w:jc w:val="right"/>
      </w:pPr>
      <w:r>
        <w:rPr>
          <w:noProof/>
        </w:rPr>
        <w:drawing>
          <wp:inline distT="0" distB="0" distL="0" distR="0" wp14:anchorId="38C7B48A" wp14:editId="6065E467">
            <wp:extent cx="5114544" cy="2175510"/>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40"/>
                    <a:stretch>
                      <a:fillRect/>
                    </a:stretch>
                  </pic:blipFill>
                  <pic:spPr>
                    <a:xfrm>
                      <a:off x="0" y="0"/>
                      <a:ext cx="5114544" cy="2175510"/>
                    </a:xfrm>
                    <a:prstGeom prst="rect">
                      <a:avLst/>
                    </a:prstGeom>
                  </pic:spPr>
                </pic:pic>
              </a:graphicData>
            </a:graphic>
          </wp:inline>
        </w:drawing>
      </w:r>
      <w:r>
        <w:t xml:space="preserve"> </w:t>
      </w:r>
    </w:p>
    <w:p w14:paraId="2A416E32" w14:textId="77777777" w:rsidR="00681A6C" w:rsidRDefault="00CA1699">
      <w:pPr>
        <w:pStyle w:val="Heading1"/>
        <w:ind w:left="921" w:hanging="936"/>
      </w:pPr>
      <w:bookmarkStart w:id="117" w:name="_Toc529712067"/>
      <w:r>
        <w:t>Logging</w:t>
      </w:r>
      <w:bookmarkEnd w:id="117"/>
      <w:r>
        <w:t xml:space="preserve"> </w:t>
      </w:r>
    </w:p>
    <w:p w14:paraId="2B2D3C9F" w14:textId="77777777" w:rsidR="00681A6C" w:rsidRDefault="00CA1699" w:rsidP="00067D77">
      <w:pPr>
        <w:ind w:left="0"/>
      </w:pPr>
      <w:r>
        <w:t xml:space="preserve">You can enable diagnostic logging for the Data Lake to collect data access audit trails that provides information such as list of users accessing the data, how frequently the data is accessed, how much data is stored in the account, etc. </w:t>
      </w:r>
    </w:p>
    <w:p w14:paraId="017B6C0B" w14:textId="77777777" w:rsidR="00681A6C" w:rsidRDefault="00CA1699">
      <w:pPr>
        <w:pStyle w:val="Heading2"/>
        <w:ind w:left="921" w:hanging="936"/>
      </w:pPr>
      <w:bookmarkStart w:id="118" w:name="_Toc529712068"/>
      <w:r>
        <w:lastRenderedPageBreak/>
        <w:t>Enable diagnostic logging for your Data Lake</w:t>
      </w:r>
      <w:bookmarkEnd w:id="118"/>
      <w:r>
        <w:rPr>
          <w:rFonts w:ascii="Times New Roman" w:eastAsia="Times New Roman" w:hAnsi="Times New Roman" w:cs="Times New Roman"/>
        </w:rPr>
        <w:t xml:space="preserve"> </w:t>
      </w:r>
    </w:p>
    <w:p w14:paraId="76EC9206" w14:textId="77777777" w:rsidR="00681A6C" w:rsidRDefault="00CA1699">
      <w:pPr>
        <w:ind w:left="-5" w:right="145"/>
      </w:pPr>
      <w:r>
        <w:rPr>
          <w:noProof/>
        </w:rPr>
        <w:drawing>
          <wp:anchor distT="0" distB="0" distL="114300" distR="114300" simplePos="0" relativeHeight="251659264" behindDoc="0" locked="0" layoutInCell="1" allowOverlap="0" wp14:anchorId="3FF82E31" wp14:editId="2F10E16C">
            <wp:simplePos x="0" y="0"/>
            <wp:positionH relativeFrom="column">
              <wp:posOffset>3733495</wp:posOffset>
            </wp:positionH>
            <wp:positionV relativeFrom="paragraph">
              <wp:posOffset>-35718</wp:posOffset>
            </wp:positionV>
            <wp:extent cx="2753995" cy="3800094"/>
            <wp:effectExtent l="0" t="0" r="0" b="0"/>
            <wp:wrapSquare wrapText="bothSides"/>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41"/>
                    <a:stretch>
                      <a:fillRect/>
                    </a:stretch>
                  </pic:blipFill>
                  <pic:spPr>
                    <a:xfrm>
                      <a:off x="0" y="0"/>
                      <a:ext cx="2753995" cy="3800094"/>
                    </a:xfrm>
                    <a:prstGeom prst="rect">
                      <a:avLst/>
                    </a:prstGeom>
                  </pic:spPr>
                </pic:pic>
              </a:graphicData>
            </a:graphic>
          </wp:anchor>
        </w:drawing>
      </w:r>
      <w:r>
        <w:t xml:space="preserve">Open your Data Lake, and from </w:t>
      </w:r>
      <w:proofErr w:type="gramStart"/>
      <w:r>
        <w:t>your  Data</w:t>
      </w:r>
      <w:proofErr w:type="gramEnd"/>
      <w:r>
        <w:t xml:space="preserve"> Lake blade, click </w:t>
      </w:r>
      <w:r>
        <w:rPr>
          <w:b/>
        </w:rPr>
        <w:t>Settings</w:t>
      </w:r>
      <w:r>
        <w:t xml:space="preserve">, and  then click </w:t>
      </w:r>
      <w:r>
        <w:rPr>
          <w:b/>
        </w:rPr>
        <w:t>Diagnostic logs</w:t>
      </w:r>
      <w:r>
        <w:t xml:space="preserve">. </w:t>
      </w:r>
    </w:p>
    <w:p w14:paraId="6CAADA94" w14:textId="77777777" w:rsidR="00681A6C" w:rsidRDefault="00CA1699">
      <w:pPr>
        <w:spacing w:after="277" w:line="266" w:lineRule="auto"/>
        <w:ind w:left="-5" w:right="-3931"/>
      </w:pPr>
      <w:r>
        <w:t xml:space="preserve">In the </w:t>
      </w:r>
      <w:r>
        <w:rPr>
          <w:b/>
        </w:rPr>
        <w:t>Diagnostics logs</w:t>
      </w:r>
      <w:r>
        <w:t xml:space="preserve"> blade, click </w:t>
      </w:r>
      <w:r>
        <w:rPr>
          <w:b/>
        </w:rPr>
        <w:t>Turn on diagnostics</w:t>
      </w:r>
      <w:r>
        <w:t xml:space="preserve">. </w:t>
      </w:r>
    </w:p>
    <w:p w14:paraId="71904272"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4651F1C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0B5E59E"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36B55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66D6B2E0"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55991C1B"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D824C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1806DE0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A7F7067"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608076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D117234"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01572909"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07CDE037"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001F5C54" w14:textId="77777777" w:rsidR="00681A6C" w:rsidRDefault="00CA1699">
      <w:pPr>
        <w:spacing w:after="0" w:line="259" w:lineRule="auto"/>
        <w:ind w:left="720" w:firstLine="0"/>
      </w:pPr>
      <w:r>
        <w:rPr>
          <w:rFonts w:ascii="Times New Roman" w:eastAsia="Times New Roman" w:hAnsi="Times New Roman" w:cs="Times New Roman"/>
          <w:sz w:val="24"/>
        </w:rPr>
        <w:t xml:space="preserve"> </w:t>
      </w:r>
    </w:p>
    <w:p w14:paraId="4E259FED" w14:textId="77777777" w:rsidR="00681A6C" w:rsidRDefault="00CA1699">
      <w:pPr>
        <w:ind w:left="-5" w:right="145"/>
      </w:pPr>
      <w:r>
        <w:rPr>
          <w:noProof/>
        </w:rPr>
        <w:lastRenderedPageBreak/>
        <w:drawing>
          <wp:anchor distT="0" distB="0" distL="114300" distR="114300" simplePos="0" relativeHeight="251660288" behindDoc="0" locked="0" layoutInCell="1" allowOverlap="0" wp14:anchorId="35A4BAFC" wp14:editId="0BA62BB8">
            <wp:simplePos x="0" y="0"/>
            <wp:positionH relativeFrom="column">
              <wp:posOffset>3580461</wp:posOffset>
            </wp:positionH>
            <wp:positionV relativeFrom="paragraph">
              <wp:posOffset>-43085</wp:posOffset>
            </wp:positionV>
            <wp:extent cx="3028315" cy="4018788"/>
            <wp:effectExtent l="0" t="0" r="0" b="0"/>
            <wp:wrapSquare wrapText="bothSides"/>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42"/>
                    <a:stretch>
                      <a:fillRect/>
                    </a:stretch>
                  </pic:blipFill>
                  <pic:spPr>
                    <a:xfrm>
                      <a:off x="0" y="0"/>
                      <a:ext cx="3028315" cy="4018788"/>
                    </a:xfrm>
                    <a:prstGeom prst="rect">
                      <a:avLst/>
                    </a:prstGeom>
                  </pic:spPr>
                </pic:pic>
              </a:graphicData>
            </a:graphic>
          </wp:anchor>
        </w:drawing>
      </w:r>
      <w:r>
        <w:t xml:space="preserve">In the </w:t>
      </w:r>
      <w:r>
        <w:rPr>
          <w:b/>
        </w:rPr>
        <w:t>Diagnostic</w:t>
      </w:r>
      <w:r>
        <w:t xml:space="preserve"> blade, make the following </w:t>
      </w:r>
      <w:proofErr w:type="gramStart"/>
      <w:r>
        <w:t>changes  to</w:t>
      </w:r>
      <w:proofErr w:type="gramEnd"/>
      <w:r>
        <w:t xml:space="preserve"> configure diagnostic logging. </w:t>
      </w:r>
    </w:p>
    <w:p w14:paraId="14751909" w14:textId="77777777" w:rsidR="00681A6C" w:rsidRDefault="00CA1699">
      <w:pPr>
        <w:ind w:left="-5" w:right="145"/>
      </w:pPr>
      <w:r>
        <w:t xml:space="preserve">For </w:t>
      </w:r>
      <w:r>
        <w:rPr>
          <w:b/>
        </w:rPr>
        <w:t>Name</w:t>
      </w:r>
      <w:r>
        <w:t xml:space="preserve">, enter a value for the diagnostic </w:t>
      </w:r>
      <w:proofErr w:type="gramStart"/>
      <w:r>
        <w:t>log  configuration</w:t>
      </w:r>
      <w:proofErr w:type="gramEnd"/>
      <w:r>
        <w:t xml:space="preserve">. </w:t>
      </w:r>
    </w:p>
    <w:p w14:paraId="6B4E34DA" w14:textId="77777777" w:rsidR="00681A6C" w:rsidRDefault="00CA1699">
      <w:pPr>
        <w:ind w:left="-5" w:right="145"/>
      </w:pPr>
      <w:r>
        <w:t xml:space="preserve">You can choose to store/process the </w:t>
      </w:r>
      <w:proofErr w:type="gramStart"/>
      <w:r>
        <w:t>data  in</w:t>
      </w:r>
      <w:proofErr w:type="gramEnd"/>
      <w:r>
        <w:t xml:space="preserve"> different ways. </w:t>
      </w:r>
    </w:p>
    <w:p w14:paraId="324E6D15" w14:textId="77777777" w:rsidR="00681A6C" w:rsidRDefault="00CA1699">
      <w:pPr>
        <w:ind w:left="-5" w:right="145"/>
      </w:pPr>
      <w:r>
        <w:t xml:space="preserve">Select the option to </w:t>
      </w:r>
      <w:r>
        <w:rPr>
          <w:b/>
        </w:rPr>
        <w:t xml:space="preserve">Archive to a storage </w:t>
      </w:r>
      <w:proofErr w:type="gramStart"/>
      <w:r>
        <w:rPr>
          <w:b/>
        </w:rPr>
        <w:t>account</w:t>
      </w:r>
      <w:r>
        <w:t xml:space="preserve">  to</w:t>
      </w:r>
      <w:proofErr w:type="gramEnd"/>
      <w:r>
        <w:t xml:space="preserve"> store logs to an Azure Storage account. You use this option if you want to archive the data that will be batch-processed later. If you select this </w:t>
      </w:r>
      <w:proofErr w:type="gramStart"/>
      <w:r>
        <w:t>option,  you</w:t>
      </w:r>
      <w:proofErr w:type="gramEnd"/>
      <w:r>
        <w:t xml:space="preserve"> must provide an Azure Storage account to save  the logs to. </w:t>
      </w:r>
    </w:p>
    <w:p w14:paraId="05BB8909" w14:textId="77777777" w:rsidR="00681A6C" w:rsidRDefault="00CA1699">
      <w:pPr>
        <w:ind w:left="-5" w:right="145"/>
      </w:pPr>
      <w:r>
        <w:t xml:space="preserve">Select the option to </w:t>
      </w:r>
      <w:r>
        <w:rPr>
          <w:b/>
        </w:rPr>
        <w:t>Stream to an event hub</w:t>
      </w:r>
      <w:r>
        <w:t xml:space="preserve"> </w:t>
      </w:r>
      <w:proofErr w:type="gramStart"/>
      <w:r>
        <w:t>to  stream</w:t>
      </w:r>
      <w:proofErr w:type="gramEnd"/>
      <w:r>
        <w:t xml:space="preserve"> log data to an Azure Event Hub. </w:t>
      </w:r>
      <w:proofErr w:type="gramStart"/>
      <w:r>
        <w:t>Most  likely</w:t>
      </w:r>
      <w:proofErr w:type="gramEnd"/>
      <w:r>
        <w:t xml:space="preserve"> you will use this option if you have a  downstream processing pipeline to analyze incoming  logs at real time.  </w:t>
      </w:r>
    </w:p>
    <w:p w14:paraId="0684DFE9" w14:textId="77777777" w:rsidR="00681A6C" w:rsidRDefault="00CA1699">
      <w:pPr>
        <w:ind w:left="-5" w:right="3983"/>
      </w:pPr>
      <w:r>
        <w:t xml:space="preserve">Select the option to </w:t>
      </w:r>
      <w:r>
        <w:rPr>
          <w:b/>
        </w:rPr>
        <w:t>Send to Log Analytics</w:t>
      </w:r>
      <w:r>
        <w:t xml:space="preserve"> to use </w:t>
      </w:r>
      <w:proofErr w:type="gramStart"/>
      <w:r>
        <w:t>the  Azure</w:t>
      </w:r>
      <w:proofErr w:type="gramEnd"/>
      <w:r>
        <w:t xml:space="preserve"> Log Analytics service to analyze the generated  log data. If you select this option, you must provide </w:t>
      </w:r>
      <w:proofErr w:type="gramStart"/>
      <w:r>
        <w:t>the  details</w:t>
      </w:r>
      <w:proofErr w:type="gramEnd"/>
      <w:r>
        <w:t xml:space="preserve"> for the Operations Management Suite workspace  that you would use the perform log analysis.  </w:t>
      </w:r>
    </w:p>
    <w:p w14:paraId="328EA59E" w14:textId="77777777" w:rsidR="00681A6C" w:rsidRDefault="00CA1699">
      <w:pPr>
        <w:ind w:left="-5" w:right="145"/>
      </w:pPr>
      <w:r>
        <w:t xml:space="preserve">Specify whether you want to get audit logs or request logs or both. </w:t>
      </w:r>
    </w:p>
    <w:p w14:paraId="25746C2D" w14:textId="77777777" w:rsidR="00681A6C" w:rsidRDefault="00CA1699">
      <w:pPr>
        <w:ind w:left="-5" w:right="3701"/>
      </w:pPr>
      <w:r>
        <w:t xml:space="preserve">Specify the number of days for which the data must </w:t>
      </w:r>
      <w:proofErr w:type="gramStart"/>
      <w:r>
        <w:t>be  retained</w:t>
      </w:r>
      <w:proofErr w:type="gramEnd"/>
      <w:r>
        <w:t xml:space="preserve">. Retention is only applicable if you are </w:t>
      </w:r>
      <w:proofErr w:type="gramStart"/>
      <w:r>
        <w:t>using  Azure</w:t>
      </w:r>
      <w:proofErr w:type="gramEnd"/>
      <w:r>
        <w:t xml:space="preserve"> storage account to archive log data. </w:t>
      </w:r>
    </w:p>
    <w:p w14:paraId="40A1FDB1" w14:textId="61939ED2" w:rsidR="00681A6C" w:rsidRDefault="00CA1699" w:rsidP="00067D77">
      <w:pPr>
        <w:ind w:left="-5" w:right="145"/>
      </w:pPr>
      <w:r>
        <w:t xml:space="preserve">Click </w:t>
      </w:r>
      <w:r>
        <w:rPr>
          <w:b/>
        </w:rPr>
        <w:t>Save</w:t>
      </w:r>
      <w:r>
        <w:t xml:space="preserve">. </w:t>
      </w:r>
    </w:p>
    <w:p w14:paraId="218E3D14" w14:textId="77777777" w:rsidR="00681A6C" w:rsidRDefault="00CA1699">
      <w:pPr>
        <w:pStyle w:val="Heading2"/>
        <w:ind w:left="921" w:hanging="936"/>
      </w:pPr>
      <w:bookmarkStart w:id="119" w:name="_Toc529712069"/>
      <w:r>
        <w:t>View diagnostic logs for your Data Lake</w:t>
      </w:r>
      <w:bookmarkEnd w:id="119"/>
      <w:r>
        <w:rPr>
          <w:rFonts w:ascii="Times New Roman" w:eastAsia="Times New Roman" w:hAnsi="Times New Roman" w:cs="Times New Roman"/>
        </w:rPr>
        <w:t xml:space="preserve"> </w:t>
      </w:r>
    </w:p>
    <w:p w14:paraId="68C9F092" w14:textId="77777777" w:rsidR="00681A6C" w:rsidRDefault="00CA1699">
      <w:pPr>
        <w:spacing w:after="169"/>
        <w:ind w:left="-5" w:right="145"/>
      </w:pPr>
      <w:r>
        <w:t xml:space="preserve">There are two ways to view the log data for your Data Lake Store account.  </w:t>
      </w:r>
    </w:p>
    <w:p w14:paraId="261EF5BF" w14:textId="77777777" w:rsidR="00681A6C" w:rsidRDefault="00CA1699">
      <w:pPr>
        <w:numPr>
          <w:ilvl w:val="0"/>
          <w:numId w:val="4"/>
        </w:numPr>
        <w:spacing w:after="46"/>
        <w:ind w:right="145" w:hanging="360"/>
      </w:pPr>
      <w:r>
        <w:t xml:space="preserve">From the Data Lake Store account settings view </w:t>
      </w:r>
    </w:p>
    <w:p w14:paraId="0CC658A9" w14:textId="77777777" w:rsidR="00681A6C" w:rsidRDefault="00CA1699">
      <w:pPr>
        <w:numPr>
          <w:ilvl w:val="0"/>
          <w:numId w:val="4"/>
        </w:numPr>
        <w:spacing w:after="360"/>
        <w:ind w:right="145" w:hanging="360"/>
      </w:pPr>
      <w:r>
        <w:t xml:space="preserve">From the Azure Storage account where the data is stored </w:t>
      </w:r>
    </w:p>
    <w:p w14:paraId="30440EAE" w14:textId="77777777" w:rsidR="00681A6C" w:rsidRDefault="00CA1699" w:rsidP="00067D77">
      <w:pPr>
        <w:pStyle w:val="Heading3"/>
      </w:pPr>
      <w:bookmarkStart w:id="120" w:name="_Toc529712070"/>
      <w:r>
        <w:rPr>
          <w:noProof/>
        </w:rPr>
        <w:drawing>
          <wp:inline distT="0" distB="0" distL="0" distR="0" wp14:anchorId="00E7E0FA" wp14:editId="5AAE93F6">
            <wp:extent cx="329946" cy="136398"/>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15"/>
                    <a:stretch>
                      <a:fillRect/>
                    </a:stretch>
                  </pic:blipFill>
                  <pic:spPr>
                    <a:xfrm>
                      <a:off x="0" y="0"/>
                      <a:ext cx="329946" cy="136398"/>
                    </a:xfrm>
                    <a:prstGeom prst="rect">
                      <a:avLst/>
                    </a:prstGeom>
                  </pic:spPr>
                </pic:pic>
              </a:graphicData>
            </a:graphic>
          </wp:inline>
        </w:drawing>
      </w:r>
      <w:r w:rsidRPr="00067D77">
        <w:t xml:space="preserve"> </w:t>
      </w:r>
      <w:r w:rsidRPr="00067D77">
        <w:tab/>
      </w:r>
      <w:r>
        <w:t>Using the Data Lake Store Settings view</w:t>
      </w:r>
      <w:bookmarkEnd w:id="120"/>
      <w:r>
        <w:t xml:space="preserve"> </w:t>
      </w:r>
    </w:p>
    <w:p w14:paraId="3DF40765" w14:textId="77777777" w:rsidR="00681A6C" w:rsidRDefault="00CA1699">
      <w:pPr>
        <w:spacing w:after="51"/>
        <w:ind w:left="-5" w:right="145"/>
      </w:pPr>
      <w:r>
        <w:t xml:space="preserve">From your Data Lake Store account </w:t>
      </w:r>
      <w:r>
        <w:rPr>
          <w:b/>
        </w:rPr>
        <w:t>Settings</w:t>
      </w:r>
      <w:r>
        <w:t xml:space="preserve"> blade, click </w:t>
      </w:r>
      <w:r>
        <w:rPr>
          <w:b/>
        </w:rPr>
        <w:t>Diagnostic Logs</w:t>
      </w:r>
      <w:r>
        <w:t xml:space="preserve">. </w:t>
      </w:r>
    </w:p>
    <w:p w14:paraId="55CC93E5" w14:textId="77777777" w:rsidR="00681A6C" w:rsidRDefault="00CA1699">
      <w:pPr>
        <w:spacing w:after="84" w:line="259" w:lineRule="auto"/>
        <w:ind w:left="0" w:right="90" w:firstLine="0"/>
        <w:jc w:val="right"/>
      </w:pPr>
      <w:r>
        <w:rPr>
          <w:noProof/>
        </w:rPr>
        <w:lastRenderedPageBreak/>
        <w:drawing>
          <wp:inline distT="0" distB="0" distL="0" distR="0" wp14:anchorId="766F2699" wp14:editId="2128A5E8">
            <wp:extent cx="5943600" cy="3190875"/>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3"/>
                    <a:stretch>
                      <a:fillRect/>
                    </a:stretch>
                  </pic:blipFill>
                  <pic:spPr>
                    <a:xfrm>
                      <a:off x="0" y="0"/>
                      <a:ext cx="5943600" cy="3190875"/>
                    </a:xfrm>
                    <a:prstGeom prst="rect">
                      <a:avLst/>
                    </a:prstGeom>
                  </pic:spPr>
                </pic:pic>
              </a:graphicData>
            </a:graphic>
          </wp:inline>
        </w:drawing>
      </w:r>
      <w:r>
        <w:t xml:space="preserve"> </w:t>
      </w:r>
    </w:p>
    <w:p w14:paraId="245288BE" w14:textId="77777777" w:rsidR="00681A6C" w:rsidRDefault="00CA1699" w:rsidP="00067D77">
      <w:pPr>
        <w:ind w:left="0"/>
      </w:pPr>
      <w:r>
        <w:t xml:space="preserve">In the </w:t>
      </w:r>
      <w:r>
        <w:rPr>
          <w:b/>
        </w:rPr>
        <w:t>Diagnostic Logs</w:t>
      </w:r>
      <w:r>
        <w:t xml:space="preserve"> blade, you should see the logs categorized by </w:t>
      </w:r>
      <w:r>
        <w:rPr>
          <w:b/>
        </w:rPr>
        <w:t>Audit Logs</w:t>
      </w:r>
      <w:r>
        <w:t xml:space="preserve"> and </w:t>
      </w:r>
      <w:r>
        <w:rPr>
          <w:b/>
        </w:rPr>
        <w:t>Request Logs</w:t>
      </w:r>
      <w:r>
        <w:t xml:space="preserve">. </w:t>
      </w:r>
    </w:p>
    <w:p w14:paraId="0D549E9E" w14:textId="77777777" w:rsidR="00681A6C" w:rsidRDefault="00CA1699" w:rsidP="00067D77">
      <w:pPr>
        <w:ind w:left="0"/>
      </w:pPr>
      <w:r>
        <w:t xml:space="preserve">Request logs capture every API request made on the Data Lake Store account. </w:t>
      </w:r>
    </w:p>
    <w:p w14:paraId="0255D2B8" w14:textId="77777777" w:rsidR="00681A6C" w:rsidRDefault="00CA1699" w:rsidP="00067D77">
      <w:pPr>
        <w:ind w:left="0"/>
      </w:pPr>
      <w:r>
        <w:t xml:space="preserve">Audit Logs are like request Logs but provide a much more detailed breakdown of the operations being performed on the Data Lake Store account. For example, a single upload API call in request logs might result in multiple "Append" operations in the audit logs. </w:t>
      </w:r>
    </w:p>
    <w:p w14:paraId="31817C9D" w14:textId="77777777" w:rsidR="00681A6C" w:rsidRDefault="00CA1699" w:rsidP="00067D77">
      <w:pPr>
        <w:ind w:left="0"/>
      </w:pPr>
      <w:r>
        <w:t xml:space="preserve">To download the logs, click the </w:t>
      </w:r>
      <w:r>
        <w:rPr>
          <w:b/>
        </w:rPr>
        <w:t>Download</w:t>
      </w:r>
      <w:r>
        <w:t xml:space="preserve"> link against each log entry. </w:t>
      </w:r>
    </w:p>
    <w:p w14:paraId="4F966D7A" w14:textId="77777777" w:rsidR="00681A6C" w:rsidRDefault="00CA1699">
      <w:pPr>
        <w:pStyle w:val="Heading3"/>
        <w:tabs>
          <w:tab w:val="center" w:pos="4572"/>
        </w:tabs>
        <w:ind w:left="0" w:firstLine="0"/>
      </w:pPr>
      <w:bookmarkStart w:id="121" w:name="_Toc529712071"/>
      <w:r>
        <w:rPr>
          <w:noProof/>
        </w:rPr>
        <w:drawing>
          <wp:inline distT="0" distB="0" distL="0" distR="0" wp14:anchorId="2F718588" wp14:editId="311C7A7D">
            <wp:extent cx="352806" cy="136398"/>
            <wp:effectExtent l="0" t="0" r="0" b="0"/>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16"/>
                    <a:stretch>
                      <a:fillRect/>
                    </a:stretch>
                  </pic:blipFill>
                  <pic:spPr>
                    <a:xfrm>
                      <a:off x="0" y="0"/>
                      <a:ext cx="352806" cy="136398"/>
                    </a:xfrm>
                    <a:prstGeom prst="rect">
                      <a:avLst/>
                    </a:prstGeom>
                  </pic:spPr>
                </pic:pic>
              </a:graphicData>
            </a:graphic>
          </wp:inline>
        </w:drawing>
      </w:r>
      <w:r>
        <w:rPr>
          <w:rFonts w:ascii="Arial" w:eastAsia="Arial" w:hAnsi="Arial" w:cs="Arial"/>
        </w:rPr>
        <w:t xml:space="preserve"> </w:t>
      </w:r>
      <w:r>
        <w:rPr>
          <w:rFonts w:ascii="Arial" w:eastAsia="Arial" w:hAnsi="Arial" w:cs="Arial"/>
        </w:rPr>
        <w:tab/>
      </w:r>
      <w:r>
        <w:t>From the Azure Storage account that contains log data</w:t>
      </w:r>
      <w:bookmarkEnd w:id="121"/>
      <w:r>
        <w:t xml:space="preserve"> </w:t>
      </w:r>
    </w:p>
    <w:p w14:paraId="7217302B" w14:textId="210FE09F" w:rsidR="00681A6C" w:rsidRDefault="00CA1699" w:rsidP="00067D77">
      <w:pPr>
        <w:ind w:left="-5" w:right="145"/>
      </w:pPr>
      <w:r>
        <w:t xml:space="preserve">Open the Azure Storage account blade associated with Data Lake Store for logging, and then click Blobs. The </w:t>
      </w:r>
      <w:r>
        <w:rPr>
          <w:b/>
        </w:rPr>
        <w:t>Blob service</w:t>
      </w:r>
      <w:r>
        <w:t xml:space="preserve"> blade lists two containers. </w:t>
      </w:r>
    </w:p>
    <w:p w14:paraId="7E9FDA07" w14:textId="77777777" w:rsidR="00681A6C" w:rsidRDefault="00CA1699">
      <w:pPr>
        <w:ind w:left="-5" w:right="145"/>
      </w:pPr>
      <w:r>
        <w:t xml:space="preserve">The container </w:t>
      </w:r>
      <w:r>
        <w:rPr>
          <w:b/>
        </w:rPr>
        <w:t>insights-logs-audit</w:t>
      </w:r>
      <w:r>
        <w:t xml:space="preserve"> contains the audit logs. </w:t>
      </w:r>
    </w:p>
    <w:p w14:paraId="557C3AD9" w14:textId="77777777" w:rsidR="00681A6C" w:rsidRDefault="00CA1699">
      <w:pPr>
        <w:spacing w:after="52"/>
        <w:ind w:left="-5" w:right="145"/>
      </w:pPr>
      <w:r>
        <w:t xml:space="preserve">The container </w:t>
      </w:r>
      <w:r>
        <w:rPr>
          <w:b/>
        </w:rPr>
        <w:t>insights-logs-requests</w:t>
      </w:r>
      <w:r>
        <w:t xml:space="preserve"> contains the request logs. </w:t>
      </w:r>
    </w:p>
    <w:p w14:paraId="19EA7DDC" w14:textId="77777777" w:rsidR="00681A6C" w:rsidRDefault="00CA1699">
      <w:pPr>
        <w:spacing w:after="79" w:line="259" w:lineRule="auto"/>
        <w:ind w:left="0" w:right="90" w:firstLine="0"/>
        <w:jc w:val="right"/>
      </w:pPr>
      <w:r>
        <w:rPr>
          <w:noProof/>
        </w:rPr>
        <w:lastRenderedPageBreak/>
        <w:drawing>
          <wp:inline distT="0" distB="0" distL="0" distR="0" wp14:anchorId="2C93DD36" wp14:editId="3F9A2540">
            <wp:extent cx="5943600" cy="2426970"/>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44"/>
                    <a:stretch>
                      <a:fillRect/>
                    </a:stretch>
                  </pic:blipFill>
                  <pic:spPr>
                    <a:xfrm>
                      <a:off x="0" y="0"/>
                      <a:ext cx="5943600" cy="2426970"/>
                    </a:xfrm>
                    <a:prstGeom prst="rect">
                      <a:avLst/>
                    </a:prstGeom>
                  </pic:spPr>
                </pic:pic>
              </a:graphicData>
            </a:graphic>
          </wp:inline>
        </w:drawing>
      </w:r>
      <w:r>
        <w:t xml:space="preserve"> </w:t>
      </w:r>
    </w:p>
    <w:p w14:paraId="00D2CCAE" w14:textId="77777777" w:rsidR="00681A6C" w:rsidRDefault="00CA1699">
      <w:pPr>
        <w:spacing w:after="262"/>
        <w:ind w:left="-5" w:right="145"/>
      </w:pPr>
      <w:r>
        <w:t xml:space="preserve">Within these containers, the logs are stored under the following structure. </w:t>
      </w:r>
    </w:p>
    <w:p w14:paraId="3202F2A6" w14:textId="77777777" w:rsidR="00681A6C" w:rsidRDefault="00CA1699">
      <w:pPr>
        <w:spacing w:after="216" w:line="259" w:lineRule="auto"/>
        <w:ind w:left="0" w:right="2748" w:firstLine="0"/>
        <w:jc w:val="center"/>
      </w:pPr>
      <w:r>
        <w:rPr>
          <w:noProof/>
        </w:rPr>
        <w:drawing>
          <wp:inline distT="0" distB="0" distL="0" distR="0" wp14:anchorId="1793F0C7" wp14:editId="2188C4AE">
            <wp:extent cx="4257421" cy="246761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45"/>
                    <a:stretch>
                      <a:fillRect/>
                    </a:stretch>
                  </pic:blipFill>
                  <pic:spPr>
                    <a:xfrm>
                      <a:off x="0" y="0"/>
                      <a:ext cx="4257421" cy="2467610"/>
                    </a:xfrm>
                    <a:prstGeom prst="rect">
                      <a:avLst/>
                    </a:prstGeom>
                  </pic:spPr>
                </pic:pic>
              </a:graphicData>
            </a:graphic>
          </wp:inline>
        </w:drawing>
      </w:r>
      <w:r>
        <w:rPr>
          <w:rFonts w:ascii="Times New Roman" w:eastAsia="Times New Roman" w:hAnsi="Times New Roman" w:cs="Times New Roman"/>
          <w:sz w:val="24"/>
        </w:rPr>
        <w:t xml:space="preserve"> </w:t>
      </w:r>
    </w:p>
    <w:p w14:paraId="689D2056" w14:textId="77777777" w:rsidR="00681A6C" w:rsidRDefault="00CA1699">
      <w:pPr>
        <w:pStyle w:val="Heading2"/>
        <w:ind w:left="921" w:hanging="936"/>
      </w:pPr>
      <w:bookmarkStart w:id="122" w:name="_Toc529712072"/>
      <w:r>
        <w:t>Understand the structure of the log data</w:t>
      </w:r>
      <w:bookmarkEnd w:id="122"/>
      <w:r>
        <w:rPr>
          <w:rFonts w:ascii="Times New Roman" w:eastAsia="Times New Roman" w:hAnsi="Times New Roman" w:cs="Times New Roman"/>
        </w:rPr>
        <w:t xml:space="preserve"> </w:t>
      </w:r>
    </w:p>
    <w:p w14:paraId="6181FB58" w14:textId="77777777" w:rsidR="00D11B6E" w:rsidRDefault="00CA1699" w:rsidP="00D11B6E">
      <w:pPr>
        <w:spacing w:after="355"/>
        <w:ind w:left="-5" w:right="145"/>
      </w:pPr>
      <w:r>
        <w:t xml:space="preserve">The audit and request logs are in a JSON format. In this section, we look at the structure of JSON for request and audit logs.  </w:t>
      </w:r>
    </w:p>
    <w:p w14:paraId="4C559F31" w14:textId="70F82A62" w:rsidR="00681A6C" w:rsidRDefault="00B45CF5" w:rsidP="00B45CF5">
      <w:pPr>
        <w:pStyle w:val="Heading3"/>
      </w:pPr>
      <w:bookmarkStart w:id="123" w:name="_Toc529712073"/>
      <w:r>
        <w:t xml:space="preserve">10.3.1 </w:t>
      </w:r>
      <w:r w:rsidR="00CA1699">
        <w:t>Request logs</w:t>
      </w:r>
      <w:bookmarkEnd w:id="123"/>
      <w:r w:rsidR="00CA1699">
        <w:t xml:space="preserve"> </w:t>
      </w:r>
    </w:p>
    <w:p w14:paraId="0BC90786" w14:textId="77777777" w:rsidR="00681A6C" w:rsidRDefault="00CA1699">
      <w:pPr>
        <w:spacing w:after="0"/>
        <w:ind w:left="-5" w:right="145"/>
      </w:pPr>
      <w:r>
        <w:t xml:space="preserve">Here's a sample entry in the JSON-formatted request log. Each blob has one root object called </w:t>
      </w:r>
      <w:r>
        <w:rPr>
          <w:i/>
        </w:rPr>
        <w:t>records</w:t>
      </w:r>
      <w:r>
        <w:t xml:space="preserve"> that contains an array of log objects.  </w:t>
      </w:r>
    </w:p>
    <w:tbl>
      <w:tblPr>
        <w:tblStyle w:val="TableGrid"/>
        <w:tblW w:w="10080" w:type="dxa"/>
        <w:tblInd w:w="0" w:type="dxa"/>
        <w:tblCellMar>
          <w:top w:w="96" w:type="dxa"/>
          <w:right w:w="115" w:type="dxa"/>
        </w:tblCellMar>
        <w:tblLook w:val="04A0" w:firstRow="1" w:lastRow="0" w:firstColumn="1" w:lastColumn="0" w:noHBand="0" w:noVBand="1"/>
      </w:tblPr>
      <w:tblGrid>
        <w:gridCol w:w="10080"/>
      </w:tblGrid>
      <w:tr w:rsidR="00681A6C" w14:paraId="0535741D" w14:textId="77777777">
        <w:trPr>
          <w:trHeight w:val="4770"/>
        </w:trPr>
        <w:tc>
          <w:tcPr>
            <w:tcW w:w="10080" w:type="dxa"/>
            <w:tcBorders>
              <w:top w:val="single" w:sz="6" w:space="0" w:color="000000"/>
              <w:left w:val="single" w:sz="6" w:space="0" w:color="000000"/>
              <w:bottom w:val="single" w:sz="6" w:space="0" w:color="000000"/>
              <w:right w:val="single" w:sz="6" w:space="0" w:color="000000"/>
            </w:tcBorders>
            <w:shd w:val="clear" w:color="auto" w:fill="F2F2F2"/>
          </w:tcPr>
          <w:p w14:paraId="3A3268A9" w14:textId="77777777" w:rsidR="00681A6C" w:rsidRDefault="00CA1699">
            <w:pPr>
              <w:spacing w:after="0" w:line="259" w:lineRule="auto"/>
              <w:ind w:left="0" w:firstLine="0"/>
            </w:pPr>
            <w:r>
              <w:rPr>
                <w:color w:val="008AC8"/>
                <w:sz w:val="24"/>
              </w:rPr>
              <w:lastRenderedPageBreak/>
              <w:t xml:space="preserve"> </w:t>
            </w:r>
            <w:r>
              <w:rPr>
                <w:rFonts w:ascii="Courier New" w:eastAsia="Courier New" w:hAnsi="Courier New" w:cs="Courier New"/>
                <w:sz w:val="16"/>
              </w:rPr>
              <w:t xml:space="preserve">{ </w:t>
            </w:r>
          </w:p>
          <w:p w14:paraId="3AE5F216" w14:textId="77777777" w:rsidR="00681A6C" w:rsidRDefault="00CA1699">
            <w:pPr>
              <w:spacing w:after="0" w:line="259" w:lineRule="auto"/>
              <w:ind w:left="151" w:firstLine="0"/>
            </w:pPr>
            <w:r>
              <w:rPr>
                <w:rFonts w:ascii="Courier New" w:eastAsia="Courier New" w:hAnsi="Courier New" w:cs="Courier New"/>
                <w:sz w:val="16"/>
              </w:rPr>
              <w:t xml:space="preserve">"records":  </w:t>
            </w:r>
          </w:p>
          <w:p w14:paraId="228515E7" w14:textId="77777777" w:rsidR="00681A6C" w:rsidRDefault="00CA1699">
            <w:pPr>
              <w:spacing w:after="0" w:line="216" w:lineRule="auto"/>
              <w:ind w:left="0" w:right="8564" w:firstLine="151"/>
            </w:pPr>
            <w:r>
              <w:rPr>
                <w:rFonts w:ascii="Courier New" w:eastAsia="Courier New" w:hAnsi="Courier New" w:cs="Courier New"/>
                <w:sz w:val="16"/>
              </w:rPr>
              <w:t xml:space="preserve">  [         </w:t>
            </w:r>
            <w:r>
              <w:rPr>
                <w:color w:val="008AC8"/>
                <w:sz w:val="24"/>
              </w:rPr>
              <w:t xml:space="preserve"> </w:t>
            </w:r>
            <w:r>
              <w:rPr>
                <w:rFonts w:ascii="Courier New" w:eastAsia="Courier New" w:hAnsi="Courier New" w:cs="Courier New"/>
                <w:sz w:val="16"/>
              </w:rPr>
              <w:t xml:space="preserve">    . . . . </w:t>
            </w:r>
          </w:p>
          <w:p w14:paraId="66A60593" w14:textId="77777777" w:rsidR="00681A6C" w:rsidRDefault="00CA1699">
            <w:pPr>
              <w:spacing w:after="0" w:line="259" w:lineRule="auto"/>
              <w:ind w:left="151" w:firstLine="0"/>
            </w:pPr>
            <w:r>
              <w:rPr>
                <w:rFonts w:ascii="Courier New" w:eastAsia="Courier New" w:hAnsi="Courier New" w:cs="Courier New"/>
                <w:sz w:val="16"/>
              </w:rPr>
              <w:t xml:space="preserve">    , </w:t>
            </w:r>
          </w:p>
          <w:p w14:paraId="0A30BD42" w14:textId="77777777" w:rsidR="00681A6C" w:rsidRDefault="00CA1699">
            <w:pPr>
              <w:spacing w:after="29" w:line="259" w:lineRule="auto"/>
              <w:ind w:left="151" w:firstLine="0"/>
            </w:pPr>
            <w:r>
              <w:rPr>
                <w:rFonts w:ascii="Courier New" w:eastAsia="Courier New" w:hAnsi="Courier New" w:cs="Courier New"/>
                <w:sz w:val="16"/>
              </w:rPr>
              <w:t xml:space="preserve">    { </w:t>
            </w:r>
          </w:p>
          <w:p w14:paraId="0AD95330" w14:textId="77777777" w:rsidR="00681A6C" w:rsidRDefault="00CA1699">
            <w:pPr>
              <w:spacing w:after="0" w:line="294" w:lineRule="auto"/>
              <w:ind w:left="151" w:right="4244" w:hanging="151"/>
            </w:pPr>
            <w:r>
              <w:rPr>
                <w:color w:val="008AC8"/>
                <w:sz w:val="24"/>
              </w:rPr>
              <w:t xml:space="preserve"> </w:t>
            </w:r>
            <w:r>
              <w:rPr>
                <w:rFonts w:ascii="Courier New" w:eastAsia="Courier New" w:hAnsi="Courier New" w:cs="Courier New"/>
                <w:sz w:val="16"/>
              </w:rPr>
              <w:t xml:space="preserve">         "time": "2016-07-07T21:02:53.456Z</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4E59137B" w14:textId="77777777" w:rsidR="00681A6C" w:rsidRDefault="00CA1699">
            <w:pPr>
              <w:spacing w:after="0" w:line="216" w:lineRule="auto"/>
              <w:ind w:left="0" w:firstLine="151"/>
            </w:pPr>
            <w:r>
              <w:rPr>
                <w:rFonts w:ascii="Courier New" w:eastAsia="Courier New" w:hAnsi="Courier New" w:cs="Courier New"/>
                <w:sz w:val="16"/>
              </w:rPr>
              <w:t>"/SUBSCRIPTIONS/&lt;subscription_id&gt;/RESOURCEGROUPS/&lt;resource_group_name&gt;</w:t>
            </w:r>
            <w:proofErr w:type="gramStart"/>
            <w:r>
              <w:rPr>
                <w:rFonts w:ascii="Courier New" w:eastAsia="Courier New" w:hAnsi="Courier New" w:cs="Courier New"/>
                <w:sz w:val="16"/>
              </w:rPr>
              <w:t xml:space="preserve">/PROVIDERS/MICROSOFT.DATALAKEST </w:t>
            </w:r>
            <w:r>
              <w:rPr>
                <w:color w:val="008AC8"/>
                <w:sz w:val="24"/>
              </w:rPr>
              <w:t xml:space="preserve"> </w:t>
            </w:r>
            <w:r>
              <w:rPr>
                <w:rFonts w:ascii="Courier New" w:eastAsia="Courier New" w:hAnsi="Courier New" w:cs="Courier New"/>
                <w:sz w:val="16"/>
              </w:rPr>
              <w:t>ORE</w:t>
            </w:r>
            <w:proofErr w:type="gramEnd"/>
            <w:r>
              <w:rPr>
                <w:rFonts w:ascii="Courier New" w:eastAsia="Courier New" w:hAnsi="Courier New" w:cs="Courier New"/>
                <w:sz w:val="16"/>
              </w:rPr>
              <w:t>/ACCOUNTS/&lt;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4A4D349E" w14:textId="77777777" w:rsidR="00681A6C" w:rsidRDefault="00CA1699">
            <w:pPr>
              <w:spacing w:after="0" w:line="259" w:lineRule="auto"/>
              <w:ind w:left="151" w:firstLine="0"/>
            </w:pPr>
            <w:r>
              <w:rPr>
                <w:rFonts w:ascii="Courier New" w:eastAsia="Courier New" w:hAnsi="Courier New" w:cs="Courier New"/>
                <w:sz w:val="16"/>
              </w:rPr>
              <w:t xml:space="preserve">         "category": "Requests", </w:t>
            </w:r>
          </w:p>
          <w:p w14:paraId="0EE87090" w14:textId="77777777" w:rsidR="00681A6C" w:rsidRDefault="00CA1699">
            <w:pPr>
              <w:spacing w:after="3"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GETCustomerIngressEgress</w:t>
            </w:r>
            <w:proofErr w:type="spellEnd"/>
            <w:r>
              <w:rPr>
                <w:rFonts w:ascii="Courier New" w:eastAsia="Courier New" w:hAnsi="Courier New" w:cs="Courier New"/>
                <w:sz w:val="16"/>
              </w:rPr>
              <w:t xml:space="preserve">", </w:t>
            </w:r>
          </w:p>
          <w:p w14:paraId="0632EBA7"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"200", </w:t>
            </w:r>
          </w:p>
          <w:p w14:paraId="6A872701"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callerIpAddress</w:t>
            </w:r>
            <w:proofErr w:type="spellEnd"/>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gramEnd"/>
            <w:r>
              <w:rPr>
                <w:rFonts w:ascii="Courier New" w:eastAsia="Courier New" w:hAnsi="Courier New" w:cs="Courier New"/>
                <w:sz w:val="16"/>
              </w:rPr>
              <w:t xml:space="preserve">ffff:1.1.1.1", </w:t>
            </w:r>
          </w:p>
          <w:p w14:paraId="5DF03A30"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xml:space="preserve">": "4a11c709-05f5-417c-a98d-6e81b3e29c58", </w:t>
            </w:r>
          </w:p>
          <w:p w14:paraId="63F521B2" w14:textId="77777777" w:rsidR="00681A6C" w:rsidRDefault="00CA1699">
            <w:pPr>
              <w:spacing w:after="0" w:line="353" w:lineRule="auto"/>
              <w:ind w:left="151" w:right="2707" w:hanging="151"/>
            </w:pPr>
            <w:r>
              <w:rPr>
                <w:color w:val="008AC8"/>
                <w:sz w:val="24"/>
              </w:rPr>
              <w:t xml:space="preserve"> </w:t>
            </w:r>
            <w:r>
              <w:rPr>
                <w:rFonts w:ascii="Courier New" w:eastAsia="Courier New" w:hAnsi="Courier New" w:cs="Courier New"/>
                <w:sz w:val="16"/>
              </w:rPr>
              <w:t xml:space="preserve">         "identity": "1808bd5f-62af-45f4-89d8-03c5e81bac30</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"properties": </w:t>
            </w:r>
          </w:p>
          <w:p w14:paraId="4E1A96D6" w14:textId="77777777" w:rsidR="00681A6C" w:rsidRDefault="00CA1699">
            <w:pPr>
              <w:spacing w:after="144" w:line="259" w:lineRule="auto"/>
              <w:ind w:left="151" w:firstLine="0"/>
            </w:pPr>
            <w:r>
              <w:rPr>
                <w:rFonts w:ascii="Courier New" w:eastAsia="Courier New" w:hAnsi="Courier New" w:cs="Courier New"/>
                <w:sz w:val="16"/>
              </w:rPr>
              <w:t>{"HttpMethod":"GET","Path":"/webhdfs/v1/Samples/Outputs/Drivers.csv","RequestContentLength":0,"Client</w:t>
            </w:r>
          </w:p>
          <w:p w14:paraId="6D195C2B" w14:textId="77777777" w:rsidR="00681A6C" w:rsidRDefault="00CA1699">
            <w:pPr>
              <w:tabs>
                <w:tab w:val="center" w:pos="6776"/>
              </w:tabs>
              <w:spacing w:after="37" w:line="259" w:lineRule="auto"/>
              <w:ind w:left="0" w:firstLine="0"/>
            </w:pPr>
            <w:r>
              <w:rPr>
                <w:color w:val="008AC8"/>
                <w:sz w:val="24"/>
              </w:rPr>
              <w:t xml:space="preserve"> </w:t>
            </w:r>
            <w:r>
              <w:rPr>
                <w:rFonts w:ascii="Courier New" w:eastAsia="Courier New" w:hAnsi="Courier New" w:cs="Courier New"/>
                <w:sz w:val="16"/>
              </w:rPr>
              <w:t xml:space="preserve">RequestId":"3b7adbd907T21:02:52.472Z","EndTime"-3519-4:"2016f28-a61c-07-bd89506163b8","StartTime":"2016-07T21:02:53.456Z"} </w:t>
            </w:r>
            <w:r>
              <w:rPr>
                <w:rFonts w:ascii="Courier New" w:eastAsia="Courier New" w:hAnsi="Courier New" w:cs="Courier New"/>
                <w:sz w:val="16"/>
              </w:rPr>
              <w:tab/>
              <w:t>-07-</w:t>
            </w:r>
          </w:p>
          <w:p w14:paraId="00F1C1F4" w14:textId="77777777" w:rsidR="00681A6C" w:rsidRDefault="00CA1699">
            <w:pPr>
              <w:spacing w:after="217" w:line="259" w:lineRule="auto"/>
              <w:ind w:left="151" w:firstLine="0"/>
            </w:pPr>
            <w:r>
              <w:rPr>
                <w:rFonts w:ascii="Courier New" w:eastAsia="Courier New" w:hAnsi="Courier New" w:cs="Courier New"/>
                <w:sz w:val="16"/>
              </w:rPr>
              <w:t xml:space="preserve">    } </w:t>
            </w:r>
          </w:p>
          <w:p w14:paraId="55AA6982" w14:textId="77777777" w:rsidR="00681A6C" w:rsidRDefault="00CA1699">
            <w:pPr>
              <w:tabs>
                <w:tab w:val="center" w:pos="1207"/>
              </w:tabs>
              <w:spacing w:after="0" w:line="259" w:lineRule="auto"/>
              <w:ind w:left="0" w:firstLine="0"/>
            </w:pPr>
            <w:r>
              <w:rPr>
                <w:color w:val="008AC8"/>
                <w:sz w:val="24"/>
              </w:rPr>
              <w:t xml:space="preserve"> </w:t>
            </w:r>
            <w:r>
              <w:rPr>
                <w:rFonts w:ascii="Courier New" w:eastAsia="Courier New" w:hAnsi="Courier New" w:cs="Courier New"/>
                <w:sz w:val="16"/>
              </w:rPr>
              <w:t xml:space="preserve">        ,. . . . </w:t>
            </w:r>
            <w:r>
              <w:rPr>
                <w:rFonts w:ascii="Courier New" w:eastAsia="Courier New" w:hAnsi="Courier New" w:cs="Courier New"/>
                <w:sz w:val="16"/>
              </w:rPr>
              <w:tab/>
              <w:t xml:space="preserve"> </w:t>
            </w:r>
          </w:p>
          <w:p w14:paraId="059E7F17" w14:textId="77777777" w:rsidR="00681A6C" w:rsidRDefault="00CA1699">
            <w:pPr>
              <w:spacing w:after="41" w:line="259" w:lineRule="auto"/>
              <w:ind w:left="151" w:firstLine="0"/>
            </w:pPr>
            <w:r>
              <w:rPr>
                <w:rFonts w:ascii="Courier New" w:eastAsia="Courier New" w:hAnsi="Courier New" w:cs="Courier New"/>
                <w:sz w:val="16"/>
              </w:rPr>
              <w:t xml:space="preserve">  ] </w:t>
            </w:r>
          </w:p>
          <w:p w14:paraId="2C7E52A6"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
        </w:tc>
      </w:tr>
    </w:tbl>
    <w:p w14:paraId="0AB0F55D" w14:textId="792908A7" w:rsidR="00681A6C" w:rsidRDefault="00CA1699" w:rsidP="00067D77">
      <w:pPr>
        <w:spacing w:after="139" w:line="259" w:lineRule="auto"/>
        <w:ind w:left="0" w:firstLine="0"/>
      </w:pPr>
      <w:r>
        <w:t xml:space="preserve"> </w:t>
      </w:r>
    </w:p>
    <w:p w14:paraId="41C1B9FE" w14:textId="77777777" w:rsidR="00681A6C" w:rsidRDefault="00CA1699">
      <w:pPr>
        <w:spacing w:after="0" w:line="259" w:lineRule="auto"/>
        <w:ind w:left="0" w:firstLine="0"/>
      </w:pPr>
      <w:r>
        <w:t xml:space="preserve"> </w:t>
      </w:r>
    </w:p>
    <w:p w14:paraId="40090A82" w14:textId="77777777" w:rsidR="00681A6C" w:rsidRDefault="00CA1699" w:rsidP="00067D77">
      <w:pPr>
        <w:ind w:left="0"/>
      </w:pPr>
      <w:r>
        <w:t xml:space="preserve">Request log schema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EA405E7" w14:textId="77777777">
        <w:trPr>
          <w:trHeight w:val="499"/>
        </w:trPr>
        <w:tc>
          <w:tcPr>
            <w:tcW w:w="1433" w:type="dxa"/>
            <w:tcBorders>
              <w:top w:val="single" w:sz="4" w:space="0" w:color="008AC8"/>
              <w:left w:val="nil"/>
              <w:bottom w:val="nil"/>
              <w:right w:val="nil"/>
            </w:tcBorders>
            <w:shd w:val="clear" w:color="auto" w:fill="008AC8"/>
            <w:vAlign w:val="center"/>
          </w:tcPr>
          <w:p w14:paraId="35E4F0C6" w14:textId="77777777" w:rsidR="00681A6C" w:rsidRDefault="00CA1699">
            <w:pPr>
              <w:spacing w:after="0" w:line="259" w:lineRule="auto"/>
              <w:ind w:left="108" w:firstLine="0"/>
            </w:pPr>
            <w:r>
              <w:rPr>
                <w:b/>
                <w:color w:val="FFFFFF"/>
                <w:sz w:val="16"/>
              </w:rPr>
              <w:t xml:space="preserve">Name </w:t>
            </w:r>
          </w:p>
        </w:tc>
        <w:tc>
          <w:tcPr>
            <w:tcW w:w="682" w:type="dxa"/>
            <w:tcBorders>
              <w:top w:val="single" w:sz="4" w:space="0" w:color="008AC8"/>
              <w:left w:val="nil"/>
              <w:bottom w:val="nil"/>
              <w:right w:val="nil"/>
            </w:tcBorders>
            <w:shd w:val="clear" w:color="auto" w:fill="008AC8"/>
            <w:vAlign w:val="center"/>
          </w:tcPr>
          <w:p w14:paraId="2AF5A3B6" w14:textId="77777777" w:rsidR="00681A6C" w:rsidRDefault="00CA1699">
            <w:pPr>
              <w:spacing w:after="0" w:line="259" w:lineRule="auto"/>
              <w:ind w:left="50" w:firstLine="0"/>
            </w:pPr>
            <w:r>
              <w:rPr>
                <w:b/>
                <w:color w:val="FFFFFF"/>
                <w:sz w:val="16"/>
              </w:rPr>
              <w:t xml:space="preserve">Type </w:t>
            </w:r>
          </w:p>
        </w:tc>
        <w:tc>
          <w:tcPr>
            <w:tcW w:w="5495" w:type="dxa"/>
            <w:tcBorders>
              <w:top w:val="single" w:sz="4" w:space="0" w:color="008AC8"/>
              <w:left w:val="nil"/>
              <w:bottom w:val="nil"/>
              <w:right w:val="nil"/>
            </w:tcBorders>
            <w:shd w:val="clear" w:color="auto" w:fill="008AC8"/>
            <w:vAlign w:val="center"/>
          </w:tcPr>
          <w:p w14:paraId="2C965768" w14:textId="77777777" w:rsidR="00681A6C" w:rsidRDefault="00CA1699">
            <w:pPr>
              <w:spacing w:after="0" w:line="259" w:lineRule="auto"/>
              <w:ind w:left="0" w:right="45" w:firstLine="0"/>
              <w:jc w:val="center"/>
            </w:pPr>
            <w:r>
              <w:rPr>
                <w:b/>
                <w:color w:val="FFFFFF"/>
                <w:sz w:val="16"/>
              </w:rPr>
              <w:t xml:space="preserve">Description </w:t>
            </w:r>
          </w:p>
        </w:tc>
      </w:tr>
      <w:tr w:rsidR="00681A6C" w14:paraId="0E51F343" w14:textId="77777777">
        <w:trPr>
          <w:trHeight w:val="490"/>
        </w:trPr>
        <w:tc>
          <w:tcPr>
            <w:tcW w:w="1433" w:type="dxa"/>
            <w:tcBorders>
              <w:top w:val="nil"/>
              <w:left w:val="nil"/>
              <w:bottom w:val="single" w:sz="4" w:space="0" w:color="008AC8"/>
              <w:right w:val="nil"/>
            </w:tcBorders>
            <w:vAlign w:val="center"/>
          </w:tcPr>
          <w:p w14:paraId="15832F96"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64C5379A"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7CF2EBEE" w14:textId="77777777" w:rsidR="00681A6C" w:rsidRDefault="00CA1699">
            <w:pPr>
              <w:spacing w:after="0" w:line="259" w:lineRule="auto"/>
              <w:ind w:left="0" w:firstLine="0"/>
            </w:pPr>
            <w:r>
              <w:rPr>
                <w:sz w:val="16"/>
              </w:rPr>
              <w:t xml:space="preserve">The timestamp (in UTC) of the log </w:t>
            </w:r>
          </w:p>
        </w:tc>
      </w:tr>
      <w:tr w:rsidR="00681A6C" w14:paraId="0F9BCCE7" w14:textId="77777777">
        <w:trPr>
          <w:trHeight w:val="494"/>
        </w:trPr>
        <w:tc>
          <w:tcPr>
            <w:tcW w:w="1433" w:type="dxa"/>
            <w:tcBorders>
              <w:top w:val="single" w:sz="4" w:space="0" w:color="008AC8"/>
              <w:left w:val="nil"/>
              <w:bottom w:val="single" w:sz="4" w:space="0" w:color="008AC8"/>
              <w:right w:val="nil"/>
            </w:tcBorders>
            <w:vAlign w:val="center"/>
          </w:tcPr>
          <w:p w14:paraId="78EE1718"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0F8F80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A508F71" w14:textId="77777777" w:rsidR="00681A6C" w:rsidRDefault="00CA1699">
            <w:pPr>
              <w:spacing w:after="0" w:line="259" w:lineRule="auto"/>
              <w:ind w:left="0" w:firstLine="0"/>
            </w:pPr>
            <w:r>
              <w:rPr>
                <w:sz w:val="16"/>
              </w:rPr>
              <w:t xml:space="preserve">The ID of the resource that operation took place on </w:t>
            </w:r>
          </w:p>
        </w:tc>
      </w:tr>
      <w:tr w:rsidR="00681A6C" w14:paraId="363068AD" w14:textId="77777777">
        <w:trPr>
          <w:trHeight w:val="494"/>
        </w:trPr>
        <w:tc>
          <w:tcPr>
            <w:tcW w:w="1433" w:type="dxa"/>
            <w:tcBorders>
              <w:top w:val="single" w:sz="4" w:space="0" w:color="008AC8"/>
              <w:left w:val="nil"/>
              <w:bottom w:val="single" w:sz="4" w:space="0" w:color="008AC8"/>
              <w:right w:val="nil"/>
            </w:tcBorders>
            <w:vAlign w:val="center"/>
          </w:tcPr>
          <w:p w14:paraId="67106E24"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7C5E4C11"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8992515" w14:textId="77777777" w:rsidR="00681A6C" w:rsidRDefault="00CA1699">
            <w:pPr>
              <w:spacing w:after="0" w:line="259" w:lineRule="auto"/>
              <w:ind w:left="0" w:firstLine="0"/>
            </w:pPr>
            <w:r>
              <w:rPr>
                <w:sz w:val="16"/>
              </w:rPr>
              <w:t xml:space="preserve">The log category. For example, </w:t>
            </w:r>
            <w:r>
              <w:rPr>
                <w:b/>
                <w:sz w:val="16"/>
              </w:rPr>
              <w:t>Requests</w:t>
            </w:r>
            <w:r>
              <w:rPr>
                <w:sz w:val="16"/>
              </w:rPr>
              <w:t xml:space="preserve">. </w:t>
            </w:r>
          </w:p>
        </w:tc>
      </w:tr>
      <w:tr w:rsidR="00681A6C" w14:paraId="34CBCA2A" w14:textId="77777777">
        <w:trPr>
          <w:trHeight w:val="494"/>
        </w:trPr>
        <w:tc>
          <w:tcPr>
            <w:tcW w:w="1433" w:type="dxa"/>
            <w:tcBorders>
              <w:top w:val="single" w:sz="4" w:space="0" w:color="008AC8"/>
              <w:left w:val="nil"/>
              <w:bottom w:val="single" w:sz="4" w:space="0" w:color="008AC8"/>
              <w:right w:val="nil"/>
            </w:tcBorders>
            <w:vAlign w:val="center"/>
          </w:tcPr>
          <w:p w14:paraId="7A2C8AB6"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D26E77"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8E498EF"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5C7A7D3" w14:textId="77777777">
        <w:trPr>
          <w:trHeight w:val="494"/>
        </w:trPr>
        <w:tc>
          <w:tcPr>
            <w:tcW w:w="1433" w:type="dxa"/>
            <w:tcBorders>
              <w:top w:val="single" w:sz="4" w:space="0" w:color="008AC8"/>
              <w:left w:val="nil"/>
              <w:bottom w:val="single" w:sz="4" w:space="0" w:color="008AC8"/>
              <w:right w:val="nil"/>
            </w:tcBorders>
            <w:vAlign w:val="center"/>
          </w:tcPr>
          <w:p w14:paraId="09176FB9"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325C4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AE1069E" w14:textId="77777777" w:rsidR="00681A6C" w:rsidRDefault="00CA1699">
            <w:pPr>
              <w:spacing w:after="0" w:line="259" w:lineRule="auto"/>
              <w:ind w:left="0" w:firstLine="0"/>
            </w:pPr>
            <w:r>
              <w:rPr>
                <w:sz w:val="16"/>
              </w:rPr>
              <w:t xml:space="preserve">The status of the operation, For example, 200. </w:t>
            </w:r>
          </w:p>
        </w:tc>
      </w:tr>
      <w:tr w:rsidR="00681A6C" w14:paraId="6DF43985" w14:textId="77777777">
        <w:trPr>
          <w:trHeight w:val="495"/>
        </w:trPr>
        <w:tc>
          <w:tcPr>
            <w:tcW w:w="1433" w:type="dxa"/>
            <w:tcBorders>
              <w:top w:val="single" w:sz="4" w:space="0" w:color="008AC8"/>
              <w:left w:val="nil"/>
              <w:bottom w:val="single" w:sz="4" w:space="0" w:color="008AC8"/>
              <w:right w:val="nil"/>
            </w:tcBorders>
            <w:vAlign w:val="center"/>
          </w:tcPr>
          <w:p w14:paraId="377E2DFB" w14:textId="77777777" w:rsidR="00681A6C" w:rsidRDefault="00CA1699">
            <w:pPr>
              <w:spacing w:after="0" w:line="259" w:lineRule="auto"/>
              <w:ind w:left="108" w:firstLine="0"/>
            </w:pPr>
            <w:proofErr w:type="spellStart"/>
            <w:r>
              <w:rPr>
                <w:sz w:val="16"/>
              </w:rPr>
              <w:t>callerIpAddress</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7EB6D856"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796597F" w14:textId="77777777" w:rsidR="00681A6C" w:rsidRDefault="00CA1699">
            <w:pPr>
              <w:spacing w:after="0" w:line="259" w:lineRule="auto"/>
              <w:ind w:left="0" w:firstLine="0"/>
            </w:pPr>
            <w:r>
              <w:rPr>
                <w:sz w:val="16"/>
              </w:rPr>
              <w:t xml:space="preserve">The IP address of the client making the request </w:t>
            </w:r>
          </w:p>
        </w:tc>
      </w:tr>
      <w:tr w:rsidR="00681A6C" w14:paraId="54706159" w14:textId="77777777">
        <w:trPr>
          <w:trHeight w:val="497"/>
        </w:trPr>
        <w:tc>
          <w:tcPr>
            <w:tcW w:w="1433" w:type="dxa"/>
            <w:tcBorders>
              <w:top w:val="single" w:sz="4" w:space="0" w:color="008AC8"/>
              <w:left w:val="nil"/>
              <w:bottom w:val="single" w:sz="4" w:space="0" w:color="008AC8"/>
              <w:right w:val="nil"/>
            </w:tcBorders>
            <w:vAlign w:val="center"/>
          </w:tcPr>
          <w:p w14:paraId="4D4FA218" w14:textId="77777777" w:rsidR="00681A6C" w:rsidRDefault="00CA1699">
            <w:pPr>
              <w:spacing w:after="0" w:line="259" w:lineRule="auto"/>
              <w:ind w:left="108" w:firstLine="0"/>
            </w:pPr>
            <w:proofErr w:type="spellStart"/>
            <w:r>
              <w:rPr>
                <w:sz w:val="16"/>
              </w:rPr>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30A597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F164561"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36CEBAD8" w14:textId="77777777">
        <w:trPr>
          <w:trHeight w:val="494"/>
        </w:trPr>
        <w:tc>
          <w:tcPr>
            <w:tcW w:w="1433" w:type="dxa"/>
            <w:tcBorders>
              <w:top w:val="single" w:sz="4" w:space="0" w:color="008AC8"/>
              <w:left w:val="nil"/>
              <w:bottom w:val="single" w:sz="4" w:space="0" w:color="008AC8"/>
              <w:right w:val="nil"/>
            </w:tcBorders>
            <w:vAlign w:val="center"/>
          </w:tcPr>
          <w:p w14:paraId="76536C4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796D8434"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7975C9E1" w14:textId="77777777" w:rsidR="00681A6C" w:rsidRDefault="00CA1699">
            <w:pPr>
              <w:spacing w:after="0" w:line="259" w:lineRule="auto"/>
              <w:ind w:left="0" w:firstLine="0"/>
            </w:pPr>
            <w:r>
              <w:rPr>
                <w:sz w:val="16"/>
              </w:rPr>
              <w:t xml:space="preserve">The identity that generated the log </w:t>
            </w:r>
          </w:p>
        </w:tc>
      </w:tr>
      <w:tr w:rsidR="00681A6C" w14:paraId="05764854" w14:textId="77777777">
        <w:trPr>
          <w:trHeight w:val="494"/>
        </w:trPr>
        <w:tc>
          <w:tcPr>
            <w:tcW w:w="1433" w:type="dxa"/>
            <w:tcBorders>
              <w:top w:val="single" w:sz="4" w:space="0" w:color="008AC8"/>
              <w:left w:val="nil"/>
              <w:bottom w:val="single" w:sz="4" w:space="0" w:color="008AC8"/>
              <w:right w:val="nil"/>
            </w:tcBorders>
            <w:vAlign w:val="center"/>
          </w:tcPr>
          <w:p w14:paraId="33E2BEEB"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1CC31E08"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0463D886" w14:textId="77777777" w:rsidR="00681A6C" w:rsidRDefault="00CA1699">
            <w:pPr>
              <w:spacing w:after="0" w:line="259" w:lineRule="auto"/>
              <w:ind w:left="0" w:firstLine="0"/>
            </w:pPr>
            <w:r>
              <w:rPr>
                <w:sz w:val="16"/>
              </w:rPr>
              <w:t xml:space="preserve">See below for details </w:t>
            </w:r>
          </w:p>
        </w:tc>
      </w:tr>
    </w:tbl>
    <w:p w14:paraId="25C1621C" w14:textId="77777777" w:rsidR="00681A6C" w:rsidRDefault="00CA1699">
      <w:pPr>
        <w:spacing w:after="115" w:line="259" w:lineRule="auto"/>
        <w:ind w:left="0" w:firstLine="0"/>
      </w:pPr>
      <w:r>
        <w:t xml:space="preserve"> </w:t>
      </w:r>
    </w:p>
    <w:p w14:paraId="06DD8A5E" w14:textId="77777777" w:rsidR="00681A6C" w:rsidRDefault="00CA1699">
      <w:pPr>
        <w:spacing w:after="0" w:line="259" w:lineRule="auto"/>
        <w:ind w:left="-5"/>
      </w:pPr>
      <w:r>
        <w:rPr>
          <w:sz w:val="20"/>
        </w:rPr>
        <w:t xml:space="preserve">Request log schema properties </w:t>
      </w:r>
    </w:p>
    <w:tbl>
      <w:tblPr>
        <w:tblStyle w:val="TableGrid"/>
        <w:tblW w:w="6925" w:type="dxa"/>
        <w:tblInd w:w="0" w:type="dxa"/>
        <w:tblCellMar>
          <w:right w:w="62" w:type="dxa"/>
        </w:tblCellMar>
        <w:tblLook w:val="04A0" w:firstRow="1" w:lastRow="0" w:firstColumn="1" w:lastColumn="0" w:noHBand="0" w:noVBand="1"/>
      </w:tblPr>
      <w:tblGrid>
        <w:gridCol w:w="1949"/>
        <w:gridCol w:w="637"/>
        <w:gridCol w:w="4339"/>
      </w:tblGrid>
      <w:tr w:rsidR="00681A6C" w14:paraId="651D9CFC" w14:textId="77777777">
        <w:trPr>
          <w:trHeight w:val="504"/>
        </w:trPr>
        <w:tc>
          <w:tcPr>
            <w:tcW w:w="1949" w:type="dxa"/>
            <w:tcBorders>
              <w:top w:val="nil"/>
              <w:left w:val="nil"/>
              <w:bottom w:val="nil"/>
              <w:right w:val="nil"/>
            </w:tcBorders>
            <w:shd w:val="clear" w:color="auto" w:fill="008AC8"/>
            <w:vAlign w:val="center"/>
          </w:tcPr>
          <w:p w14:paraId="7C11E27B" w14:textId="77777777" w:rsidR="00681A6C" w:rsidRDefault="00CA1699">
            <w:pPr>
              <w:spacing w:after="0" w:line="259" w:lineRule="auto"/>
              <w:ind w:left="0" w:right="48" w:firstLine="0"/>
              <w:jc w:val="center"/>
            </w:pPr>
            <w:r>
              <w:rPr>
                <w:b/>
                <w:color w:val="FFFFFF"/>
                <w:sz w:val="16"/>
              </w:rPr>
              <w:t xml:space="preserve">Name </w:t>
            </w:r>
          </w:p>
        </w:tc>
        <w:tc>
          <w:tcPr>
            <w:tcW w:w="637" w:type="dxa"/>
            <w:tcBorders>
              <w:top w:val="nil"/>
              <w:left w:val="nil"/>
              <w:bottom w:val="nil"/>
              <w:right w:val="nil"/>
            </w:tcBorders>
            <w:shd w:val="clear" w:color="auto" w:fill="008AC8"/>
            <w:vAlign w:val="center"/>
          </w:tcPr>
          <w:p w14:paraId="552A7A93" w14:textId="77777777" w:rsidR="00681A6C" w:rsidRDefault="00CA1699">
            <w:pPr>
              <w:spacing w:after="0" w:line="259" w:lineRule="auto"/>
              <w:ind w:left="26" w:firstLine="0"/>
            </w:pPr>
            <w:r>
              <w:rPr>
                <w:b/>
                <w:color w:val="FFFFFF"/>
                <w:sz w:val="16"/>
              </w:rPr>
              <w:t xml:space="preserve">Type </w:t>
            </w:r>
          </w:p>
        </w:tc>
        <w:tc>
          <w:tcPr>
            <w:tcW w:w="4340" w:type="dxa"/>
            <w:tcBorders>
              <w:top w:val="nil"/>
              <w:left w:val="nil"/>
              <w:bottom w:val="nil"/>
              <w:right w:val="nil"/>
            </w:tcBorders>
            <w:shd w:val="clear" w:color="auto" w:fill="008AC8"/>
            <w:vAlign w:val="center"/>
          </w:tcPr>
          <w:p w14:paraId="59AD36D6" w14:textId="77777777" w:rsidR="00681A6C" w:rsidRDefault="00CA1699">
            <w:pPr>
              <w:spacing w:after="0" w:line="259" w:lineRule="auto"/>
              <w:ind w:left="0" w:right="46" w:firstLine="0"/>
              <w:jc w:val="center"/>
            </w:pPr>
            <w:r>
              <w:rPr>
                <w:b/>
                <w:color w:val="FFFFFF"/>
                <w:sz w:val="16"/>
              </w:rPr>
              <w:t xml:space="preserve">Description </w:t>
            </w:r>
          </w:p>
        </w:tc>
      </w:tr>
      <w:tr w:rsidR="00681A6C" w14:paraId="39A678EA" w14:textId="77777777">
        <w:trPr>
          <w:trHeight w:val="490"/>
        </w:trPr>
        <w:tc>
          <w:tcPr>
            <w:tcW w:w="1949" w:type="dxa"/>
            <w:tcBorders>
              <w:top w:val="nil"/>
              <w:left w:val="nil"/>
              <w:bottom w:val="single" w:sz="4" w:space="0" w:color="008AC8"/>
              <w:right w:val="nil"/>
            </w:tcBorders>
            <w:vAlign w:val="center"/>
          </w:tcPr>
          <w:p w14:paraId="3C1C694E" w14:textId="77777777" w:rsidR="00681A6C" w:rsidRDefault="00CA1699">
            <w:pPr>
              <w:spacing w:after="0" w:line="259" w:lineRule="auto"/>
              <w:ind w:left="108" w:firstLine="0"/>
            </w:pPr>
            <w:proofErr w:type="spellStart"/>
            <w:r>
              <w:rPr>
                <w:sz w:val="16"/>
              </w:rPr>
              <w:lastRenderedPageBreak/>
              <w:t>HttpMethod</w:t>
            </w:r>
            <w:proofErr w:type="spellEnd"/>
            <w:r>
              <w:rPr>
                <w:sz w:val="16"/>
              </w:rPr>
              <w:t xml:space="preserve"> </w:t>
            </w:r>
          </w:p>
        </w:tc>
        <w:tc>
          <w:tcPr>
            <w:tcW w:w="637" w:type="dxa"/>
            <w:tcBorders>
              <w:top w:val="nil"/>
              <w:left w:val="nil"/>
              <w:bottom w:val="single" w:sz="4" w:space="0" w:color="008AC8"/>
              <w:right w:val="nil"/>
            </w:tcBorders>
            <w:vAlign w:val="center"/>
          </w:tcPr>
          <w:p w14:paraId="2900B58C" w14:textId="77777777" w:rsidR="00681A6C" w:rsidRDefault="00CA1699">
            <w:pPr>
              <w:spacing w:after="0" w:line="259" w:lineRule="auto"/>
              <w:ind w:left="0" w:firstLine="0"/>
            </w:pPr>
            <w:r>
              <w:rPr>
                <w:sz w:val="16"/>
              </w:rPr>
              <w:t xml:space="preserve">String </w:t>
            </w:r>
          </w:p>
        </w:tc>
        <w:tc>
          <w:tcPr>
            <w:tcW w:w="4340" w:type="dxa"/>
            <w:tcBorders>
              <w:top w:val="nil"/>
              <w:left w:val="nil"/>
              <w:bottom w:val="single" w:sz="4" w:space="0" w:color="008AC8"/>
              <w:right w:val="nil"/>
            </w:tcBorders>
            <w:vAlign w:val="center"/>
          </w:tcPr>
          <w:p w14:paraId="1B417808" w14:textId="77777777" w:rsidR="00681A6C" w:rsidRDefault="00CA1699">
            <w:pPr>
              <w:spacing w:after="0" w:line="259" w:lineRule="auto"/>
              <w:ind w:left="0" w:firstLine="0"/>
              <w:jc w:val="both"/>
            </w:pPr>
            <w:r>
              <w:rPr>
                <w:sz w:val="16"/>
              </w:rPr>
              <w:t xml:space="preserve">The HTTP Method used for the operation. For example, GET. </w:t>
            </w:r>
          </w:p>
        </w:tc>
      </w:tr>
      <w:tr w:rsidR="00681A6C" w14:paraId="777D80C4" w14:textId="77777777">
        <w:trPr>
          <w:trHeight w:val="494"/>
        </w:trPr>
        <w:tc>
          <w:tcPr>
            <w:tcW w:w="1949" w:type="dxa"/>
            <w:tcBorders>
              <w:top w:val="single" w:sz="4" w:space="0" w:color="008AC8"/>
              <w:left w:val="nil"/>
              <w:bottom w:val="single" w:sz="4" w:space="0" w:color="008AC8"/>
              <w:right w:val="nil"/>
            </w:tcBorders>
            <w:vAlign w:val="center"/>
          </w:tcPr>
          <w:p w14:paraId="427970B7" w14:textId="77777777" w:rsidR="00681A6C" w:rsidRDefault="00CA1699">
            <w:pPr>
              <w:spacing w:after="0" w:line="259" w:lineRule="auto"/>
              <w:ind w:left="108" w:firstLine="0"/>
            </w:pPr>
            <w:r>
              <w:rPr>
                <w:sz w:val="16"/>
              </w:rPr>
              <w:t xml:space="preserve">Path </w:t>
            </w:r>
          </w:p>
        </w:tc>
        <w:tc>
          <w:tcPr>
            <w:tcW w:w="637" w:type="dxa"/>
            <w:tcBorders>
              <w:top w:val="single" w:sz="4" w:space="0" w:color="008AC8"/>
              <w:left w:val="nil"/>
              <w:bottom w:val="single" w:sz="4" w:space="0" w:color="008AC8"/>
              <w:right w:val="nil"/>
            </w:tcBorders>
            <w:vAlign w:val="center"/>
          </w:tcPr>
          <w:p w14:paraId="47E5EFCD"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B2D64B6" w14:textId="77777777" w:rsidR="00681A6C" w:rsidRDefault="00CA1699">
            <w:pPr>
              <w:spacing w:after="0" w:line="259" w:lineRule="auto"/>
              <w:ind w:left="0" w:firstLine="0"/>
            </w:pPr>
            <w:r>
              <w:rPr>
                <w:sz w:val="16"/>
              </w:rPr>
              <w:t xml:space="preserve">The path the operation was performed on </w:t>
            </w:r>
          </w:p>
        </w:tc>
      </w:tr>
      <w:tr w:rsidR="00681A6C" w14:paraId="743DD2B4" w14:textId="77777777">
        <w:trPr>
          <w:trHeight w:val="494"/>
        </w:trPr>
        <w:tc>
          <w:tcPr>
            <w:tcW w:w="1949" w:type="dxa"/>
            <w:tcBorders>
              <w:top w:val="single" w:sz="4" w:space="0" w:color="008AC8"/>
              <w:left w:val="nil"/>
              <w:bottom w:val="single" w:sz="4" w:space="0" w:color="008AC8"/>
              <w:right w:val="nil"/>
            </w:tcBorders>
            <w:vAlign w:val="center"/>
          </w:tcPr>
          <w:p w14:paraId="24C1D990" w14:textId="77777777" w:rsidR="00681A6C" w:rsidRDefault="00CA1699">
            <w:pPr>
              <w:spacing w:after="0" w:line="259" w:lineRule="auto"/>
              <w:ind w:left="108" w:firstLine="0"/>
            </w:pPr>
            <w:proofErr w:type="spellStart"/>
            <w:r>
              <w:rPr>
                <w:sz w:val="16"/>
              </w:rPr>
              <w:t>RequestContentLength</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BC4349E" w14:textId="77777777" w:rsidR="00681A6C" w:rsidRDefault="00CA1699">
            <w:pPr>
              <w:spacing w:after="0" w:line="259" w:lineRule="auto"/>
              <w:ind w:left="0" w:firstLine="0"/>
            </w:pPr>
            <w:r>
              <w:rPr>
                <w:sz w:val="16"/>
              </w:rPr>
              <w:t xml:space="preserve">int </w:t>
            </w:r>
          </w:p>
        </w:tc>
        <w:tc>
          <w:tcPr>
            <w:tcW w:w="4340" w:type="dxa"/>
            <w:tcBorders>
              <w:top w:val="single" w:sz="4" w:space="0" w:color="008AC8"/>
              <w:left w:val="nil"/>
              <w:bottom w:val="single" w:sz="4" w:space="0" w:color="008AC8"/>
              <w:right w:val="nil"/>
            </w:tcBorders>
            <w:vAlign w:val="center"/>
          </w:tcPr>
          <w:p w14:paraId="712359ED" w14:textId="77777777" w:rsidR="00681A6C" w:rsidRDefault="00CA1699">
            <w:pPr>
              <w:spacing w:after="0" w:line="259" w:lineRule="auto"/>
              <w:ind w:left="0" w:firstLine="0"/>
            </w:pPr>
            <w:r>
              <w:rPr>
                <w:sz w:val="16"/>
              </w:rPr>
              <w:t xml:space="preserve">The content length of the HTTP request </w:t>
            </w:r>
          </w:p>
        </w:tc>
      </w:tr>
      <w:tr w:rsidR="00681A6C" w14:paraId="1BA97A43" w14:textId="77777777">
        <w:trPr>
          <w:trHeight w:val="494"/>
        </w:trPr>
        <w:tc>
          <w:tcPr>
            <w:tcW w:w="1949" w:type="dxa"/>
            <w:tcBorders>
              <w:top w:val="single" w:sz="4" w:space="0" w:color="008AC8"/>
              <w:left w:val="nil"/>
              <w:bottom w:val="single" w:sz="4" w:space="0" w:color="008AC8"/>
              <w:right w:val="nil"/>
            </w:tcBorders>
            <w:vAlign w:val="center"/>
          </w:tcPr>
          <w:p w14:paraId="02C93C1B" w14:textId="77777777" w:rsidR="00681A6C" w:rsidRDefault="00CA1699">
            <w:pPr>
              <w:spacing w:after="0" w:line="259" w:lineRule="auto"/>
              <w:ind w:left="108" w:firstLine="0"/>
            </w:pPr>
            <w:proofErr w:type="spellStart"/>
            <w:r>
              <w:rPr>
                <w:sz w:val="16"/>
              </w:rPr>
              <w:t>ClientRequestId</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7D137CE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6FAB5A06" w14:textId="77777777" w:rsidR="00681A6C" w:rsidRDefault="00CA1699">
            <w:pPr>
              <w:spacing w:after="0" w:line="259" w:lineRule="auto"/>
              <w:ind w:left="0" w:firstLine="0"/>
            </w:pPr>
            <w:r>
              <w:rPr>
                <w:sz w:val="16"/>
              </w:rPr>
              <w:t xml:space="preserve">The ID that uniquely identifies this request </w:t>
            </w:r>
          </w:p>
        </w:tc>
      </w:tr>
      <w:tr w:rsidR="00681A6C" w14:paraId="7A134292" w14:textId="77777777">
        <w:trPr>
          <w:trHeight w:val="497"/>
        </w:trPr>
        <w:tc>
          <w:tcPr>
            <w:tcW w:w="1949" w:type="dxa"/>
            <w:tcBorders>
              <w:top w:val="single" w:sz="4" w:space="0" w:color="008AC8"/>
              <w:left w:val="nil"/>
              <w:bottom w:val="single" w:sz="4" w:space="0" w:color="008AC8"/>
              <w:right w:val="nil"/>
            </w:tcBorders>
            <w:vAlign w:val="center"/>
          </w:tcPr>
          <w:p w14:paraId="4FC42D56" w14:textId="77777777" w:rsidR="00681A6C" w:rsidRDefault="00CA1699">
            <w:pPr>
              <w:spacing w:after="0" w:line="259" w:lineRule="auto"/>
              <w:ind w:left="108" w:firstLine="0"/>
            </w:pPr>
            <w:proofErr w:type="spellStart"/>
            <w:r>
              <w:rPr>
                <w:sz w:val="16"/>
              </w:rPr>
              <w:t>StartTime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40C23A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0C03DE4" w14:textId="77777777" w:rsidR="00681A6C" w:rsidRDefault="00CA1699">
            <w:pPr>
              <w:spacing w:after="0" w:line="259" w:lineRule="auto"/>
              <w:ind w:left="0" w:firstLine="0"/>
            </w:pPr>
            <w:r>
              <w:rPr>
                <w:sz w:val="16"/>
              </w:rPr>
              <w:t xml:space="preserve">The time at which the server received the request </w:t>
            </w:r>
          </w:p>
        </w:tc>
      </w:tr>
      <w:tr w:rsidR="00681A6C" w14:paraId="3BCD8625" w14:textId="77777777">
        <w:trPr>
          <w:trHeight w:val="494"/>
        </w:trPr>
        <w:tc>
          <w:tcPr>
            <w:tcW w:w="1949" w:type="dxa"/>
            <w:tcBorders>
              <w:top w:val="single" w:sz="4" w:space="0" w:color="008AC8"/>
              <w:left w:val="nil"/>
              <w:bottom w:val="single" w:sz="4" w:space="0" w:color="008AC8"/>
              <w:right w:val="nil"/>
            </w:tcBorders>
            <w:vAlign w:val="center"/>
          </w:tcPr>
          <w:p w14:paraId="4FEDC6B6" w14:textId="77777777" w:rsidR="00681A6C" w:rsidRDefault="00CA1699">
            <w:pPr>
              <w:spacing w:after="0" w:line="259" w:lineRule="auto"/>
              <w:ind w:left="108" w:firstLine="0"/>
            </w:pPr>
            <w:proofErr w:type="spellStart"/>
            <w:r>
              <w:rPr>
                <w:sz w:val="16"/>
              </w:rPr>
              <w:t>EndTime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6FED0EB4"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745A0061" w14:textId="77777777" w:rsidR="00681A6C" w:rsidRDefault="00CA1699">
            <w:pPr>
              <w:spacing w:after="0" w:line="259" w:lineRule="auto"/>
              <w:ind w:left="0" w:firstLine="0"/>
            </w:pPr>
            <w:r>
              <w:rPr>
                <w:sz w:val="16"/>
              </w:rPr>
              <w:t xml:space="preserve">The time at which the server sent a response </w:t>
            </w:r>
          </w:p>
        </w:tc>
      </w:tr>
    </w:tbl>
    <w:p w14:paraId="363DE727" w14:textId="77777777" w:rsidR="00067D77" w:rsidRDefault="00067D77">
      <w:pPr>
        <w:pStyle w:val="Heading3"/>
        <w:tabs>
          <w:tab w:val="center" w:pos="1641"/>
        </w:tabs>
        <w:ind w:left="0" w:firstLine="0"/>
        <w:rPr>
          <w:rFonts w:ascii="Arial" w:eastAsia="Arial" w:hAnsi="Arial" w:cs="Arial"/>
        </w:rPr>
      </w:pPr>
    </w:p>
    <w:p w14:paraId="171B8065" w14:textId="2A8D7E6B" w:rsidR="00681A6C" w:rsidRPr="00B45CF5" w:rsidRDefault="00B45CF5" w:rsidP="00B45CF5">
      <w:pPr>
        <w:pStyle w:val="Heading3"/>
      </w:pPr>
      <w:bookmarkStart w:id="124" w:name="_Toc529712074"/>
      <w:r w:rsidRPr="00B45CF5">
        <w:t>10.3.2</w:t>
      </w:r>
      <w:r w:rsidR="00CA1699" w:rsidRPr="00B45CF5">
        <w:t xml:space="preserve"> </w:t>
      </w:r>
      <w:r w:rsidR="00CA1699" w:rsidRPr="00B45CF5">
        <w:tab/>
        <w:t>Audit Logs</w:t>
      </w:r>
      <w:bookmarkEnd w:id="124"/>
      <w:r w:rsidR="00CA1699" w:rsidRPr="00B45CF5">
        <w:t xml:space="preserve"> </w:t>
      </w:r>
    </w:p>
    <w:p w14:paraId="15195A37" w14:textId="77777777" w:rsidR="00681A6C" w:rsidRDefault="00CA1699">
      <w:pPr>
        <w:spacing w:after="0"/>
        <w:ind w:left="-5" w:right="145"/>
      </w:pPr>
      <w:r>
        <w:t xml:space="preserve">Here's a sample entry in the JSON-formatted audit log. Each blob has one root object called </w:t>
      </w:r>
      <w:r>
        <w:rPr>
          <w:i/>
        </w:rPr>
        <w:t>records</w:t>
      </w:r>
      <w:r>
        <w:t xml:space="preserve"> that contains an array of log objects  </w:t>
      </w:r>
    </w:p>
    <w:tbl>
      <w:tblPr>
        <w:tblStyle w:val="TableGrid"/>
        <w:tblW w:w="9930" w:type="dxa"/>
        <w:tblInd w:w="45" w:type="dxa"/>
        <w:tblCellMar>
          <w:top w:w="115" w:type="dxa"/>
          <w:left w:w="152" w:type="dxa"/>
          <w:right w:w="115" w:type="dxa"/>
        </w:tblCellMar>
        <w:tblLook w:val="04A0" w:firstRow="1" w:lastRow="0" w:firstColumn="1" w:lastColumn="0" w:noHBand="0" w:noVBand="1"/>
      </w:tblPr>
      <w:tblGrid>
        <w:gridCol w:w="9930"/>
      </w:tblGrid>
      <w:tr w:rsidR="00681A6C" w14:paraId="3E0431E7" w14:textId="77777777">
        <w:trPr>
          <w:trHeight w:val="4146"/>
        </w:trPr>
        <w:tc>
          <w:tcPr>
            <w:tcW w:w="9930" w:type="dxa"/>
            <w:tcBorders>
              <w:top w:val="single" w:sz="6" w:space="0" w:color="000000"/>
              <w:left w:val="single" w:sz="6" w:space="0" w:color="000000"/>
              <w:bottom w:val="single" w:sz="6" w:space="0" w:color="000000"/>
              <w:right w:val="single" w:sz="6" w:space="0" w:color="000000"/>
            </w:tcBorders>
            <w:shd w:val="clear" w:color="auto" w:fill="F2F2F2"/>
          </w:tcPr>
          <w:p w14:paraId="08A6BA50" w14:textId="77777777" w:rsidR="00681A6C" w:rsidRDefault="00CA1699">
            <w:pPr>
              <w:spacing w:after="0" w:line="259" w:lineRule="auto"/>
              <w:ind w:left="0" w:firstLine="0"/>
            </w:pPr>
            <w:r>
              <w:rPr>
                <w:rFonts w:ascii="Courier New" w:eastAsia="Courier New" w:hAnsi="Courier New" w:cs="Courier New"/>
                <w:sz w:val="16"/>
              </w:rPr>
              <w:t xml:space="preserve">{ </w:t>
            </w:r>
          </w:p>
          <w:p w14:paraId="7F4649BA" w14:textId="77777777" w:rsidR="00681A6C" w:rsidRDefault="00CA1699">
            <w:pPr>
              <w:spacing w:after="0" w:line="259" w:lineRule="auto"/>
              <w:ind w:left="0" w:firstLine="0"/>
            </w:pPr>
            <w:r>
              <w:rPr>
                <w:rFonts w:ascii="Courier New" w:eastAsia="Courier New" w:hAnsi="Courier New" w:cs="Courier New"/>
                <w:sz w:val="16"/>
              </w:rPr>
              <w:t xml:space="preserve">"records":  </w:t>
            </w:r>
          </w:p>
          <w:p w14:paraId="46876D64" w14:textId="77777777" w:rsidR="00681A6C" w:rsidRDefault="00CA1699">
            <w:pPr>
              <w:spacing w:after="2" w:line="237" w:lineRule="auto"/>
              <w:ind w:left="0" w:right="8414" w:firstLine="0"/>
            </w:pPr>
            <w:r>
              <w:rPr>
                <w:rFonts w:ascii="Courier New" w:eastAsia="Courier New" w:hAnsi="Courier New" w:cs="Courier New"/>
                <w:sz w:val="16"/>
              </w:rPr>
              <w:t xml:space="preserve">  [             . . . . </w:t>
            </w:r>
          </w:p>
          <w:p w14:paraId="547C62E1" w14:textId="77777777" w:rsidR="00681A6C" w:rsidRDefault="00CA1699">
            <w:pPr>
              <w:spacing w:after="0" w:line="259" w:lineRule="auto"/>
              <w:ind w:left="0" w:firstLine="0"/>
            </w:pPr>
            <w:r>
              <w:rPr>
                <w:rFonts w:ascii="Courier New" w:eastAsia="Courier New" w:hAnsi="Courier New" w:cs="Courier New"/>
                <w:sz w:val="16"/>
              </w:rPr>
              <w:t xml:space="preserve">    , </w:t>
            </w:r>
          </w:p>
          <w:p w14:paraId="42EA2B81" w14:textId="77777777" w:rsidR="00681A6C" w:rsidRDefault="00CA1699">
            <w:pPr>
              <w:spacing w:after="0" w:line="259" w:lineRule="auto"/>
              <w:ind w:left="0" w:firstLine="0"/>
            </w:pPr>
            <w:r>
              <w:rPr>
                <w:rFonts w:ascii="Courier New" w:eastAsia="Courier New" w:hAnsi="Courier New" w:cs="Courier New"/>
                <w:sz w:val="16"/>
              </w:rPr>
              <w:t xml:space="preserve">    { </w:t>
            </w:r>
          </w:p>
          <w:p w14:paraId="2C93BE91" w14:textId="77777777" w:rsidR="00681A6C" w:rsidRDefault="00CA1699">
            <w:pPr>
              <w:spacing w:after="0" w:line="259" w:lineRule="auto"/>
              <w:ind w:left="0" w:firstLine="0"/>
            </w:pPr>
            <w:r>
              <w:rPr>
                <w:rFonts w:ascii="Courier New" w:eastAsia="Courier New" w:hAnsi="Courier New" w:cs="Courier New"/>
                <w:sz w:val="16"/>
              </w:rPr>
              <w:t xml:space="preserve">         "time": "2016-07-08T19:08:59.359Z", </w:t>
            </w:r>
          </w:p>
          <w:p w14:paraId="3B029E30"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6E7B6549" w14:textId="77777777" w:rsidR="00681A6C" w:rsidRDefault="00CA1699">
            <w:pPr>
              <w:spacing w:after="0" w:line="259" w:lineRule="auto"/>
              <w:ind w:left="0" w:firstLine="0"/>
            </w:pPr>
            <w:r>
              <w:rPr>
                <w:rFonts w:ascii="Courier New" w:eastAsia="Courier New" w:hAnsi="Courier New" w:cs="Courier New"/>
                <w:sz w:val="16"/>
              </w:rPr>
              <w:t>"/SUBSCRIPTIONS/&lt;subscription_id&gt;/RESOURCEGROUPS/&lt;resource_group_name&gt;/PROVIDERS/MICROSOFT.DATALAKES</w:t>
            </w:r>
          </w:p>
          <w:p w14:paraId="0EE99729" w14:textId="77777777" w:rsidR="00681A6C" w:rsidRDefault="00CA1699">
            <w:pPr>
              <w:spacing w:after="0" w:line="259" w:lineRule="auto"/>
              <w:ind w:left="0" w:firstLine="0"/>
            </w:pPr>
            <w:r>
              <w:rPr>
                <w:rFonts w:ascii="Courier New" w:eastAsia="Courier New" w:hAnsi="Courier New" w:cs="Courier New"/>
                <w:sz w:val="16"/>
              </w:rPr>
              <w:t>TORE/ACCOUNTS/&lt;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3258BA44" w14:textId="77777777" w:rsidR="00681A6C" w:rsidRDefault="00CA1699">
            <w:pPr>
              <w:spacing w:after="0" w:line="259" w:lineRule="auto"/>
              <w:ind w:left="0" w:firstLine="0"/>
            </w:pPr>
            <w:r>
              <w:rPr>
                <w:rFonts w:ascii="Courier New" w:eastAsia="Courier New" w:hAnsi="Courier New" w:cs="Courier New"/>
                <w:sz w:val="16"/>
              </w:rPr>
              <w:t xml:space="preserve">         "category": "Audit", </w:t>
            </w:r>
          </w:p>
          <w:p w14:paraId="10EE894A"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SeOpenStream</w:t>
            </w:r>
            <w:proofErr w:type="spellEnd"/>
            <w:r>
              <w:rPr>
                <w:rFonts w:ascii="Courier New" w:eastAsia="Courier New" w:hAnsi="Courier New" w:cs="Courier New"/>
                <w:sz w:val="16"/>
              </w:rPr>
              <w:t xml:space="preserve">", </w:t>
            </w:r>
          </w:p>
          <w:p w14:paraId="2A159368"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"0", </w:t>
            </w:r>
          </w:p>
          <w:p w14:paraId="18C4C71D"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"381110fc03534e1cb99ec52376</w:t>
            </w:r>
            <w:proofErr w:type="gramStart"/>
            <w:r>
              <w:rPr>
                <w:rFonts w:ascii="Courier New" w:eastAsia="Courier New" w:hAnsi="Courier New" w:cs="Courier New"/>
                <w:sz w:val="16"/>
              </w:rPr>
              <w:t>ceebdf;Append</w:t>
            </w:r>
            <w:proofErr w:type="gramEnd"/>
            <w:r>
              <w:rPr>
                <w:rFonts w:ascii="Courier New" w:eastAsia="Courier New" w:hAnsi="Courier New" w:cs="Courier New"/>
                <w:sz w:val="16"/>
              </w:rPr>
              <w:t xml:space="preserve">_BrEKAmg;25.66.9.145", </w:t>
            </w:r>
          </w:p>
          <w:p w14:paraId="50175E34" w14:textId="77777777" w:rsidR="00681A6C" w:rsidRDefault="00CA1699">
            <w:pPr>
              <w:spacing w:after="0" w:line="259" w:lineRule="auto"/>
              <w:ind w:left="0" w:firstLine="0"/>
            </w:pPr>
            <w:r>
              <w:rPr>
                <w:rFonts w:ascii="Courier New" w:eastAsia="Courier New" w:hAnsi="Courier New" w:cs="Courier New"/>
                <w:sz w:val="16"/>
              </w:rPr>
              <w:t xml:space="preserve">         "identity": "A9DAFFAF-FFEE-4BB5-A4A0-1B6CBBF24355", </w:t>
            </w:r>
          </w:p>
          <w:p w14:paraId="2B85D359" w14:textId="77777777" w:rsidR="00681A6C" w:rsidRDefault="00CA1699">
            <w:pPr>
              <w:spacing w:after="0" w:line="259" w:lineRule="auto"/>
              <w:ind w:left="0" w:firstLine="0"/>
            </w:pPr>
            <w:r>
              <w:rPr>
                <w:rFonts w:ascii="Courier New" w:eastAsia="Courier New" w:hAnsi="Courier New" w:cs="Courier New"/>
                <w:sz w:val="16"/>
              </w:rPr>
              <w:t xml:space="preserve">         "properties": </w:t>
            </w:r>
          </w:p>
          <w:p w14:paraId="4809CABC" w14:textId="77777777" w:rsidR="00681A6C" w:rsidRDefault="00CA1699">
            <w:pPr>
              <w:spacing w:after="0" w:line="259" w:lineRule="auto"/>
              <w:ind w:left="0" w:firstLine="0"/>
            </w:pPr>
            <w:r>
              <w:rPr>
                <w:rFonts w:ascii="Courier New" w:eastAsia="Courier New" w:hAnsi="Courier New" w:cs="Courier New"/>
                <w:sz w:val="16"/>
              </w:rPr>
              <w:t xml:space="preserve">{"StreamName":"adl://&lt;data_lake_store_account_name&gt;.azuredatalakestore.net/logs.csv"} </w:t>
            </w:r>
          </w:p>
          <w:p w14:paraId="3AB35A20" w14:textId="77777777" w:rsidR="00681A6C" w:rsidRDefault="00CA1699">
            <w:pPr>
              <w:spacing w:after="0" w:line="259" w:lineRule="auto"/>
              <w:ind w:left="0" w:firstLine="0"/>
            </w:pPr>
            <w:r>
              <w:rPr>
                <w:rFonts w:ascii="Courier New" w:eastAsia="Courier New" w:hAnsi="Courier New" w:cs="Courier New"/>
                <w:sz w:val="16"/>
              </w:rPr>
              <w:t xml:space="preserve">    } </w:t>
            </w:r>
          </w:p>
          <w:p w14:paraId="0D955093" w14:textId="77777777" w:rsidR="00681A6C" w:rsidRDefault="00CA1699">
            <w:pPr>
              <w:spacing w:after="0" w:line="259" w:lineRule="auto"/>
              <w:ind w:left="0" w:firstLine="0"/>
            </w:pPr>
            <w:r>
              <w:rPr>
                <w:rFonts w:ascii="Courier New" w:eastAsia="Courier New" w:hAnsi="Courier New" w:cs="Courier New"/>
                <w:sz w:val="16"/>
              </w:rPr>
              <w:t xml:space="preserve">    , </w:t>
            </w:r>
          </w:p>
          <w:p w14:paraId="3440CDCD" w14:textId="77777777" w:rsidR="00681A6C" w:rsidRDefault="00CA1699">
            <w:pPr>
              <w:spacing w:after="0" w:line="259" w:lineRule="auto"/>
              <w:ind w:left="0" w:firstLine="0"/>
            </w:pPr>
            <w:r>
              <w:rPr>
                <w:rFonts w:ascii="Courier New" w:eastAsia="Courier New" w:hAnsi="Courier New" w:cs="Courier New"/>
                <w:sz w:val="16"/>
              </w:rPr>
              <w:t xml:space="preserve">    . . . . </w:t>
            </w:r>
          </w:p>
          <w:p w14:paraId="3524065E" w14:textId="77777777" w:rsidR="00681A6C" w:rsidRDefault="00CA1699">
            <w:pPr>
              <w:spacing w:after="0" w:line="259" w:lineRule="auto"/>
              <w:ind w:left="0" w:firstLine="0"/>
            </w:pPr>
            <w:r>
              <w:rPr>
                <w:rFonts w:ascii="Courier New" w:eastAsia="Courier New" w:hAnsi="Courier New" w:cs="Courier New"/>
                <w:sz w:val="16"/>
              </w:rPr>
              <w:t xml:space="preserve">  ] </w:t>
            </w:r>
          </w:p>
          <w:p w14:paraId="42151645" w14:textId="77777777" w:rsidR="00681A6C" w:rsidRDefault="00CA1699">
            <w:pPr>
              <w:spacing w:after="0" w:line="259" w:lineRule="auto"/>
              <w:ind w:left="0" w:firstLine="0"/>
            </w:pPr>
            <w:r>
              <w:rPr>
                <w:rFonts w:ascii="Courier New" w:eastAsia="Courier New" w:hAnsi="Courier New" w:cs="Courier New"/>
                <w:sz w:val="16"/>
              </w:rPr>
              <w:t xml:space="preserve">} </w:t>
            </w:r>
          </w:p>
        </w:tc>
      </w:tr>
    </w:tbl>
    <w:p w14:paraId="41FB46C8" w14:textId="77777777" w:rsidR="00681A6C" w:rsidRDefault="00CA1699">
      <w:pPr>
        <w:spacing w:after="11" w:line="259" w:lineRule="auto"/>
        <w:ind w:left="0" w:firstLine="0"/>
      </w:pPr>
      <w:r>
        <w:t xml:space="preserve"> </w:t>
      </w:r>
    </w:p>
    <w:p w14:paraId="5FD734A8" w14:textId="77777777" w:rsidR="00681A6C" w:rsidRDefault="00CA1699">
      <w:pPr>
        <w:spacing w:after="0" w:line="259" w:lineRule="auto"/>
        <w:ind w:left="-5"/>
      </w:pPr>
      <w:r>
        <w:rPr>
          <w:sz w:val="20"/>
        </w:rPr>
        <w:t>Audit log schema</w:t>
      </w:r>
      <w:r>
        <w:t xml:space="preserve">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A1E2315" w14:textId="77777777">
        <w:trPr>
          <w:trHeight w:val="504"/>
        </w:trPr>
        <w:tc>
          <w:tcPr>
            <w:tcW w:w="1433" w:type="dxa"/>
            <w:tcBorders>
              <w:top w:val="nil"/>
              <w:left w:val="nil"/>
              <w:bottom w:val="nil"/>
              <w:right w:val="nil"/>
            </w:tcBorders>
            <w:shd w:val="clear" w:color="auto" w:fill="008AC8"/>
            <w:vAlign w:val="center"/>
          </w:tcPr>
          <w:p w14:paraId="5E0BEE3E" w14:textId="77777777" w:rsidR="00681A6C" w:rsidRDefault="00CA1699">
            <w:pPr>
              <w:spacing w:after="0" w:line="259" w:lineRule="auto"/>
              <w:ind w:left="0" w:right="43" w:firstLine="0"/>
              <w:jc w:val="center"/>
            </w:pPr>
            <w:r>
              <w:rPr>
                <w:b/>
                <w:color w:val="FFFFFF"/>
                <w:sz w:val="16"/>
              </w:rPr>
              <w:t xml:space="preserve">Name </w:t>
            </w:r>
          </w:p>
        </w:tc>
        <w:tc>
          <w:tcPr>
            <w:tcW w:w="682" w:type="dxa"/>
            <w:tcBorders>
              <w:top w:val="nil"/>
              <w:left w:val="nil"/>
              <w:bottom w:val="nil"/>
              <w:right w:val="nil"/>
            </w:tcBorders>
            <w:shd w:val="clear" w:color="auto" w:fill="008AC8"/>
            <w:vAlign w:val="center"/>
          </w:tcPr>
          <w:p w14:paraId="0ABF98DE" w14:textId="77777777" w:rsidR="00681A6C" w:rsidRDefault="00CA1699">
            <w:pPr>
              <w:spacing w:after="0" w:line="259" w:lineRule="auto"/>
              <w:ind w:left="50" w:firstLine="0"/>
            </w:pPr>
            <w:r>
              <w:rPr>
                <w:b/>
                <w:color w:val="FFFFFF"/>
                <w:sz w:val="16"/>
              </w:rPr>
              <w:t xml:space="preserve">Type </w:t>
            </w:r>
          </w:p>
        </w:tc>
        <w:tc>
          <w:tcPr>
            <w:tcW w:w="5495" w:type="dxa"/>
            <w:tcBorders>
              <w:top w:val="nil"/>
              <w:left w:val="nil"/>
              <w:bottom w:val="nil"/>
              <w:right w:val="nil"/>
            </w:tcBorders>
            <w:shd w:val="clear" w:color="auto" w:fill="008AC8"/>
            <w:vAlign w:val="center"/>
          </w:tcPr>
          <w:p w14:paraId="7358360A" w14:textId="77777777" w:rsidR="00681A6C" w:rsidRDefault="00CA1699">
            <w:pPr>
              <w:spacing w:after="0" w:line="259" w:lineRule="auto"/>
              <w:ind w:left="0" w:right="45" w:firstLine="0"/>
              <w:jc w:val="center"/>
            </w:pPr>
            <w:r>
              <w:rPr>
                <w:b/>
                <w:color w:val="FFFFFF"/>
                <w:sz w:val="16"/>
              </w:rPr>
              <w:t xml:space="preserve">Description </w:t>
            </w:r>
          </w:p>
        </w:tc>
      </w:tr>
      <w:tr w:rsidR="00681A6C" w14:paraId="19F2F872" w14:textId="77777777">
        <w:trPr>
          <w:trHeight w:val="490"/>
        </w:trPr>
        <w:tc>
          <w:tcPr>
            <w:tcW w:w="1433" w:type="dxa"/>
            <w:tcBorders>
              <w:top w:val="nil"/>
              <w:left w:val="nil"/>
              <w:bottom w:val="single" w:sz="4" w:space="0" w:color="008AC8"/>
              <w:right w:val="nil"/>
            </w:tcBorders>
            <w:vAlign w:val="center"/>
          </w:tcPr>
          <w:p w14:paraId="1134A370"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2B6ECC1E"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549958DD" w14:textId="77777777" w:rsidR="00681A6C" w:rsidRDefault="00CA1699">
            <w:pPr>
              <w:spacing w:after="0" w:line="259" w:lineRule="auto"/>
              <w:ind w:left="0" w:firstLine="0"/>
            </w:pPr>
            <w:r>
              <w:rPr>
                <w:sz w:val="16"/>
              </w:rPr>
              <w:t xml:space="preserve">The timestamp (in UTC) of the log </w:t>
            </w:r>
          </w:p>
        </w:tc>
      </w:tr>
      <w:tr w:rsidR="00681A6C" w14:paraId="02049AC9" w14:textId="77777777">
        <w:trPr>
          <w:trHeight w:val="497"/>
        </w:trPr>
        <w:tc>
          <w:tcPr>
            <w:tcW w:w="1433" w:type="dxa"/>
            <w:tcBorders>
              <w:top w:val="single" w:sz="4" w:space="0" w:color="008AC8"/>
              <w:left w:val="nil"/>
              <w:bottom w:val="single" w:sz="4" w:space="0" w:color="008AC8"/>
              <w:right w:val="nil"/>
            </w:tcBorders>
            <w:vAlign w:val="center"/>
          </w:tcPr>
          <w:p w14:paraId="1931DEF2"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29429FDD"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BFBB2BB" w14:textId="77777777" w:rsidR="00681A6C" w:rsidRDefault="00CA1699">
            <w:pPr>
              <w:spacing w:after="0" w:line="259" w:lineRule="auto"/>
              <w:ind w:left="0" w:firstLine="0"/>
            </w:pPr>
            <w:r>
              <w:rPr>
                <w:sz w:val="16"/>
              </w:rPr>
              <w:t xml:space="preserve">The ID of the resource that operation took place on </w:t>
            </w:r>
          </w:p>
        </w:tc>
      </w:tr>
      <w:tr w:rsidR="00681A6C" w14:paraId="2FE128CD" w14:textId="77777777">
        <w:trPr>
          <w:trHeight w:val="494"/>
        </w:trPr>
        <w:tc>
          <w:tcPr>
            <w:tcW w:w="1433" w:type="dxa"/>
            <w:tcBorders>
              <w:top w:val="single" w:sz="4" w:space="0" w:color="008AC8"/>
              <w:left w:val="nil"/>
              <w:bottom w:val="single" w:sz="4" w:space="0" w:color="008AC8"/>
              <w:right w:val="nil"/>
            </w:tcBorders>
            <w:vAlign w:val="center"/>
          </w:tcPr>
          <w:p w14:paraId="05B2C566"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364B8C4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0B50A546" w14:textId="77777777" w:rsidR="00681A6C" w:rsidRDefault="00CA1699">
            <w:pPr>
              <w:spacing w:after="0" w:line="259" w:lineRule="auto"/>
              <w:ind w:left="0" w:firstLine="0"/>
            </w:pPr>
            <w:r>
              <w:rPr>
                <w:sz w:val="16"/>
              </w:rPr>
              <w:t xml:space="preserve">The log category. For example, </w:t>
            </w:r>
            <w:r>
              <w:rPr>
                <w:b/>
                <w:sz w:val="16"/>
              </w:rPr>
              <w:t>Audit</w:t>
            </w:r>
            <w:r>
              <w:rPr>
                <w:sz w:val="16"/>
              </w:rPr>
              <w:t xml:space="preserve">. </w:t>
            </w:r>
          </w:p>
        </w:tc>
      </w:tr>
      <w:tr w:rsidR="00681A6C" w14:paraId="1E959AED" w14:textId="77777777">
        <w:trPr>
          <w:trHeight w:val="494"/>
        </w:trPr>
        <w:tc>
          <w:tcPr>
            <w:tcW w:w="1433" w:type="dxa"/>
            <w:tcBorders>
              <w:top w:val="single" w:sz="4" w:space="0" w:color="008AC8"/>
              <w:left w:val="nil"/>
              <w:bottom w:val="single" w:sz="4" w:space="0" w:color="008AC8"/>
              <w:right w:val="nil"/>
            </w:tcBorders>
            <w:vAlign w:val="center"/>
          </w:tcPr>
          <w:p w14:paraId="6BE7070E"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0681F9"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29B4F7DD"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AB36F61" w14:textId="77777777">
        <w:trPr>
          <w:trHeight w:val="494"/>
        </w:trPr>
        <w:tc>
          <w:tcPr>
            <w:tcW w:w="1433" w:type="dxa"/>
            <w:tcBorders>
              <w:top w:val="single" w:sz="4" w:space="0" w:color="008AC8"/>
              <w:left w:val="nil"/>
              <w:bottom w:val="single" w:sz="4" w:space="0" w:color="008AC8"/>
              <w:right w:val="nil"/>
            </w:tcBorders>
            <w:vAlign w:val="center"/>
          </w:tcPr>
          <w:p w14:paraId="6C652E11"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0A53652"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5D2189E1" w14:textId="77777777" w:rsidR="00681A6C" w:rsidRDefault="00CA1699">
            <w:pPr>
              <w:spacing w:after="0" w:line="259" w:lineRule="auto"/>
              <w:ind w:left="0" w:firstLine="0"/>
            </w:pPr>
            <w:r>
              <w:rPr>
                <w:sz w:val="16"/>
              </w:rPr>
              <w:t xml:space="preserve">The status of the operation, For example, 200. </w:t>
            </w:r>
          </w:p>
        </w:tc>
      </w:tr>
      <w:tr w:rsidR="00681A6C" w14:paraId="6BA5FB30" w14:textId="77777777">
        <w:trPr>
          <w:trHeight w:val="494"/>
        </w:trPr>
        <w:tc>
          <w:tcPr>
            <w:tcW w:w="1433" w:type="dxa"/>
            <w:tcBorders>
              <w:top w:val="single" w:sz="4" w:space="0" w:color="008AC8"/>
              <w:left w:val="nil"/>
              <w:bottom w:val="single" w:sz="4" w:space="0" w:color="008AC8"/>
              <w:right w:val="nil"/>
            </w:tcBorders>
            <w:vAlign w:val="center"/>
          </w:tcPr>
          <w:p w14:paraId="00C4BE19" w14:textId="77777777" w:rsidR="00681A6C" w:rsidRDefault="00CA1699">
            <w:pPr>
              <w:spacing w:after="0" w:line="259" w:lineRule="auto"/>
              <w:ind w:left="108" w:firstLine="0"/>
            </w:pPr>
            <w:proofErr w:type="spellStart"/>
            <w:r>
              <w:rPr>
                <w:sz w:val="16"/>
              </w:rPr>
              <w:lastRenderedPageBreak/>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6BD81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F0E88E0"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687A9527" w14:textId="77777777">
        <w:trPr>
          <w:trHeight w:val="494"/>
        </w:trPr>
        <w:tc>
          <w:tcPr>
            <w:tcW w:w="1433" w:type="dxa"/>
            <w:tcBorders>
              <w:top w:val="single" w:sz="4" w:space="0" w:color="008AC8"/>
              <w:left w:val="nil"/>
              <w:bottom w:val="single" w:sz="4" w:space="0" w:color="008AC8"/>
              <w:right w:val="nil"/>
            </w:tcBorders>
            <w:vAlign w:val="center"/>
          </w:tcPr>
          <w:p w14:paraId="59A241C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40C1FA9C"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6CB7F68E" w14:textId="77777777" w:rsidR="00681A6C" w:rsidRDefault="00CA1699">
            <w:pPr>
              <w:spacing w:after="0" w:line="259" w:lineRule="auto"/>
              <w:ind w:left="0" w:firstLine="0"/>
            </w:pPr>
            <w:r>
              <w:rPr>
                <w:sz w:val="16"/>
              </w:rPr>
              <w:t xml:space="preserve">The identity that generated the log </w:t>
            </w:r>
          </w:p>
        </w:tc>
      </w:tr>
      <w:tr w:rsidR="00681A6C" w14:paraId="173B7AFA" w14:textId="77777777">
        <w:trPr>
          <w:trHeight w:val="497"/>
        </w:trPr>
        <w:tc>
          <w:tcPr>
            <w:tcW w:w="1433" w:type="dxa"/>
            <w:tcBorders>
              <w:top w:val="single" w:sz="4" w:space="0" w:color="008AC8"/>
              <w:left w:val="nil"/>
              <w:bottom w:val="single" w:sz="4" w:space="0" w:color="008AC8"/>
              <w:right w:val="nil"/>
            </w:tcBorders>
            <w:vAlign w:val="center"/>
          </w:tcPr>
          <w:p w14:paraId="41B8E4D7"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6D2FE69E"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61AF256C" w14:textId="77777777" w:rsidR="00681A6C" w:rsidRDefault="00CA1699">
            <w:pPr>
              <w:spacing w:after="0" w:line="259" w:lineRule="auto"/>
              <w:ind w:left="0" w:firstLine="0"/>
            </w:pPr>
            <w:r>
              <w:rPr>
                <w:sz w:val="16"/>
              </w:rPr>
              <w:t xml:space="preserve">See below for details </w:t>
            </w:r>
          </w:p>
        </w:tc>
      </w:tr>
    </w:tbl>
    <w:p w14:paraId="5FE97B05" w14:textId="77777777" w:rsidR="00681A6C" w:rsidRDefault="00CA1699">
      <w:pPr>
        <w:spacing w:after="137" w:line="259" w:lineRule="auto"/>
        <w:ind w:left="0" w:firstLine="0"/>
      </w:pPr>
      <w:r>
        <w:rPr>
          <w:sz w:val="20"/>
        </w:rPr>
        <w:t xml:space="preserve"> </w:t>
      </w:r>
    </w:p>
    <w:p w14:paraId="1B21637B" w14:textId="77777777" w:rsidR="00681A6C" w:rsidRDefault="00CA1699">
      <w:pPr>
        <w:spacing w:after="0" w:line="259" w:lineRule="auto"/>
        <w:ind w:left="-5"/>
      </w:pPr>
      <w:r>
        <w:rPr>
          <w:sz w:val="20"/>
        </w:rPr>
        <w:t xml:space="preserve">Audit log properties schema </w:t>
      </w:r>
    </w:p>
    <w:tbl>
      <w:tblPr>
        <w:tblStyle w:val="TableGrid"/>
        <w:tblW w:w="4942" w:type="dxa"/>
        <w:tblInd w:w="0" w:type="dxa"/>
        <w:tblCellMar>
          <w:right w:w="64" w:type="dxa"/>
        </w:tblCellMar>
        <w:tblLook w:val="04A0" w:firstRow="1" w:lastRow="0" w:firstColumn="1" w:lastColumn="0" w:noHBand="0" w:noVBand="1"/>
      </w:tblPr>
      <w:tblGrid>
        <w:gridCol w:w="1246"/>
        <w:gridCol w:w="634"/>
        <w:gridCol w:w="3062"/>
      </w:tblGrid>
      <w:tr w:rsidR="00681A6C" w14:paraId="18AC45D4" w14:textId="77777777">
        <w:trPr>
          <w:trHeight w:val="504"/>
        </w:trPr>
        <w:tc>
          <w:tcPr>
            <w:tcW w:w="1246" w:type="dxa"/>
            <w:tcBorders>
              <w:top w:val="nil"/>
              <w:left w:val="nil"/>
              <w:bottom w:val="nil"/>
              <w:right w:val="nil"/>
            </w:tcBorders>
            <w:shd w:val="clear" w:color="auto" w:fill="008AC8"/>
            <w:vAlign w:val="center"/>
          </w:tcPr>
          <w:p w14:paraId="6AF23867" w14:textId="77777777" w:rsidR="00681A6C" w:rsidRDefault="00CA1699">
            <w:pPr>
              <w:spacing w:after="0" w:line="259" w:lineRule="auto"/>
              <w:ind w:left="0" w:right="44" w:firstLine="0"/>
              <w:jc w:val="center"/>
            </w:pPr>
            <w:r>
              <w:rPr>
                <w:b/>
                <w:color w:val="FFFFFF"/>
                <w:sz w:val="16"/>
              </w:rPr>
              <w:t xml:space="preserve">Name </w:t>
            </w:r>
          </w:p>
        </w:tc>
        <w:tc>
          <w:tcPr>
            <w:tcW w:w="634" w:type="dxa"/>
            <w:tcBorders>
              <w:top w:val="nil"/>
              <w:left w:val="nil"/>
              <w:bottom w:val="nil"/>
              <w:right w:val="nil"/>
            </w:tcBorders>
            <w:shd w:val="clear" w:color="auto" w:fill="008AC8"/>
            <w:vAlign w:val="center"/>
          </w:tcPr>
          <w:p w14:paraId="696AB5A3" w14:textId="77777777" w:rsidR="00681A6C" w:rsidRDefault="00CA1699">
            <w:pPr>
              <w:spacing w:after="0" w:line="259" w:lineRule="auto"/>
              <w:ind w:left="26" w:firstLine="0"/>
            </w:pPr>
            <w:r>
              <w:rPr>
                <w:b/>
                <w:color w:val="FFFFFF"/>
                <w:sz w:val="16"/>
              </w:rPr>
              <w:t xml:space="preserve">Type </w:t>
            </w:r>
          </w:p>
        </w:tc>
        <w:tc>
          <w:tcPr>
            <w:tcW w:w="3063" w:type="dxa"/>
            <w:tcBorders>
              <w:top w:val="nil"/>
              <w:left w:val="nil"/>
              <w:bottom w:val="nil"/>
              <w:right w:val="nil"/>
            </w:tcBorders>
            <w:shd w:val="clear" w:color="auto" w:fill="008AC8"/>
            <w:vAlign w:val="center"/>
          </w:tcPr>
          <w:p w14:paraId="3DC70F8C" w14:textId="77777777" w:rsidR="00681A6C" w:rsidRDefault="00CA1699">
            <w:pPr>
              <w:spacing w:after="0" w:line="259" w:lineRule="auto"/>
              <w:ind w:left="0" w:right="42" w:firstLine="0"/>
              <w:jc w:val="center"/>
            </w:pPr>
            <w:r>
              <w:rPr>
                <w:b/>
                <w:color w:val="FFFFFF"/>
                <w:sz w:val="16"/>
              </w:rPr>
              <w:t xml:space="preserve">Description </w:t>
            </w:r>
          </w:p>
        </w:tc>
      </w:tr>
      <w:tr w:rsidR="00681A6C" w14:paraId="07FED49D" w14:textId="77777777">
        <w:trPr>
          <w:trHeight w:val="490"/>
        </w:trPr>
        <w:tc>
          <w:tcPr>
            <w:tcW w:w="1246" w:type="dxa"/>
            <w:tcBorders>
              <w:top w:val="nil"/>
              <w:left w:val="nil"/>
              <w:bottom w:val="single" w:sz="4" w:space="0" w:color="008AC8"/>
              <w:right w:val="nil"/>
            </w:tcBorders>
            <w:vAlign w:val="center"/>
          </w:tcPr>
          <w:p w14:paraId="23FF92EF" w14:textId="77777777" w:rsidR="00681A6C" w:rsidRDefault="00CA1699">
            <w:pPr>
              <w:spacing w:after="0" w:line="259" w:lineRule="auto"/>
              <w:ind w:left="108" w:firstLine="0"/>
            </w:pPr>
            <w:proofErr w:type="spellStart"/>
            <w:r>
              <w:rPr>
                <w:sz w:val="16"/>
              </w:rPr>
              <w:t>StreamName</w:t>
            </w:r>
            <w:proofErr w:type="spellEnd"/>
            <w:r>
              <w:rPr>
                <w:sz w:val="16"/>
              </w:rPr>
              <w:t xml:space="preserve"> </w:t>
            </w:r>
          </w:p>
        </w:tc>
        <w:tc>
          <w:tcPr>
            <w:tcW w:w="634" w:type="dxa"/>
            <w:tcBorders>
              <w:top w:val="nil"/>
              <w:left w:val="nil"/>
              <w:bottom w:val="single" w:sz="4" w:space="0" w:color="008AC8"/>
              <w:right w:val="nil"/>
            </w:tcBorders>
            <w:vAlign w:val="center"/>
          </w:tcPr>
          <w:p w14:paraId="1EB4A827" w14:textId="77777777" w:rsidR="00681A6C" w:rsidRDefault="00CA1699">
            <w:pPr>
              <w:spacing w:after="0" w:line="259" w:lineRule="auto"/>
              <w:ind w:left="0" w:firstLine="0"/>
            </w:pPr>
            <w:r>
              <w:rPr>
                <w:sz w:val="16"/>
              </w:rPr>
              <w:t xml:space="preserve">String </w:t>
            </w:r>
          </w:p>
        </w:tc>
        <w:tc>
          <w:tcPr>
            <w:tcW w:w="3063" w:type="dxa"/>
            <w:tcBorders>
              <w:top w:val="nil"/>
              <w:left w:val="nil"/>
              <w:bottom w:val="single" w:sz="4" w:space="0" w:color="008AC8"/>
              <w:right w:val="nil"/>
            </w:tcBorders>
            <w:vAlign w:val="center"/>
          </w:tcPr>
          <w:p w14:paraId="13A3A508" w14:textId="77777777" w:rsidR="00681A6C" w:rsidRDefault="00CA1699">
            <w:pPr>
              <w:spacing w:after="0" w:line="259" w:lineRule="auto"/>
              <w:ind w:left="0" w:firstLine="0"/>
              <w:jc w:val="both"/>
            </w:pPr>
            <w:r>
              <w:rPr>
                <w:sz w:val="16"/>
              </w:rPr>
              <w:t xml:space="preserve">The path the operation was performed on </w:t>
            </w:r>
          </w:p>
        </w:tc>
      </w:tr>
    </w:tbl>
    <w:p w14:paraId="562F410F" w14:textId="77777777" w:rsidR="00681A6C" w:rsidRDefault="00CA1699">
      <w:pPr>
        <w:pStyle w:val="Heading1"/>
        <w:ind w:left="921" w:hanging="936"/>
      </w:pPr>
      <w:bookmarkStart w:id="125" w:name="_Toc529712075"/>
      <w:r>
        <w:t>Example of an Azure Data Lake setup</w:t>
      </w:r>
      <w:bookmarkEnd w:id="125"/>
      <w:r>
        <w:t xml:space="preserve"> </w:t>
      </w:r>
    </w:p>
    <w:p w14:paraId="6DDFB4DD" w14:textId="77777777" w:rsidR="00681A6C" w:rsidRPr="00067D77" w:rsidRDefault="00CA1699" w:rsidP="00067D77">
      <w:pPr>
        <w:ind w:left="0"/>
      </w:pPr>
      <w:r w:rsidRPr="00067D77">
        <w:t xml:space="preserve">This example shows how an Azure Data Lake can be established using the Azure Portal. </w:t>
      </w:r>
    </w:p>
    <w:p w14:paraId="75C5691E" w14:textId="058447AD" w:rsidR="00067D77" w:rsidRPr="00A3012A" w:rsidRDefault="00CA1699" w:rsidP="00A3012A">
      <w:pPr>
        <w:pStyle w:val="Heading2"/>
        <w:ind w:left="921" w:hanging="936"/>
      </w:pPr>
      <w:bookmarkStart w:id="126" w:name="_Toc529712076"/>
      <w:r>
        <w:t>Create the Data Lake</w:t>
      </w:r>
      <w:bookmarkEnd w:id="126"/>
      <w:r>
        <w:t xml:space="preserve"> </w:t>
      </w:r>
    </w:p>
    <w:p w14:paraId="3BF2B8AA" w14:textId="2B313F84" w:rsidR="00681A6C" w:rsidRDefault="00A3012A" w:rsidP="00067D77">
      <w:pPr>
        <w:pStyle w:val="Heading3"/>
      </w:pPr>
      <w:bookmarkStart w:id="127" w:name="_Toc529712077"/>
      <w:r>
        <w:rPr>
          <w:noProof/>
        </w:rPr>
        <w:t>11.1.1</w:t>
      </w:r>
      <w:r w:rsidR="00CA1699">
        <w:rPr>
          <w:rFonts w:ascii="Arial" w:eastAsia="Arial" w:hAnsi="Arial" w:cs="Arial"/>
        </w:rPr>
        <w:t xml:space="preserve"> </w:t>
      </w:r>
      <w:r w:rsidR="00CA1699">
        <w:t>Create Directories</w:t>
      </w:r>
      <w:bookmarkEnd w:id="127"/>
      <w:r w:rsidR="00CA1699">
        <w:t xml:space="preserve">  </w:t>
      </w:r>
    </w:p>
    <w:p w14:paraId="4EC9F87C" w14:textId="0DD5685B" w:rsidR="00681A6C" w:rsidRDefault="00A3012A" w:rsidP="00067D77">
      <w:pPr>
        <w:pStyle w:val="Heading3"/>
      </w:pPr>
      <w:bookmarkStart w:id="128" w:name="_Toc529712078"/>
      <w:r>
        <w:rPr>
          <w:noProof/>
        </w:rPr>
        <w:t>11</w:t>
      </w:r>
      <w:r w:rsidR="005E1DE9">
        <w:rPr>
          <w:noProof/>
        </w:rPr>
        <w:t>.1.2</w:t>
      </w:r>
      <w:r w:rsidR="00CA1699">
        <w:t xml:space="preserve"> Assign access rights</w:t>
      </w:r>
      <w:bookmarkEnd w:id="128"/>
      <w:r w:rsidR="00CA1699">
        <w:t xml:space="preserve"> </w:t>
      </w:r>
    </w:p>
    <w:p w14:paraId="429856E7" w14:textId="77777777" w:rsidR="00681A6C" w:rsidRDefault="00CA1699">
      <w:pPr>
        <w:pStyle w:val="Heading2"/>
        <w:ind w:left="921" w:hanging="936"/>
      </w:pPr>
      <w:bookmarkStart w:id="129" w:name="_Toc529712079"/>
      <w:r>
        <w:t>Create the Data Factory service</w:t>
      </w:r>
      <w:bookmarkEnd w:id="129"/>
      <w:r>
        <w:t xml:space="preserve"> </w:t>
      </w:r>
    </w:p>
    <w:p w14:paraId="7C7B366F" w14:textId="77777777" w:rsidR="00681A6C" w:rsidRDefault="00CA1699">
      <w:pPr>
        <w:pStyle w:val="Heading2"/>
        <w:ind w:left="921" w:hanging="936"/>
      </w:pPr>
      <w:bookmarkStart w:id="130" w:name="_Toc529712080"/>
      <w:r>
        <w:t xml:space="preserve">Use </w:t>
      </w:r>
      <w:proofErr w:type="spellStart"/>
      <w:r>
        <w:t>PowerBI</w:t>
      </w:r>
      <w:proofErr w:type="spellEnd"/>
      <w:r>
        <w:t xml:space="preserve"> to see data</w:t>
      </w:r>
      <w:bookmarkEnd w:id="130"/>
      <w:r>
        <w:t xml:space="preserve"> </w:t>
      </w:r>
    </w:p>
    <w:p w14:paraId="1DE442C7" w14:textId="77777777" w:rsidR="00681A6C" w:rsidRDefault="00CA1699">
      <w:pPr>
        <w:ind w:left="-5" w:right="145"/>
      </w:pPr>
      <w:r>
        <w:t xml:space="preserve">We can use </w:t>
      </w:r>
      <w:proofErr w:type="spellStart"/>
      <w:r>
        <w:t>PowerBI</w:t>
      </w:r>
      <w:proofErr w:type="spellEnd"/>
      <w:r>
        <w:t xml:space="preserve"> to directly open and use files with the Azure Data Lake. </w:t>
      </w:r>
    </w:p>
    <w:p w14:paraId="05FA2273" w14:textId="77777777" w:rsidR="00293A90" w:rsidRDefault="00293A90">
      <w:pPr>
        <w:spacing w:after="160" w:line="259" w:lineRule="auto"/>
        <w:ind w:left="0" w:firstLine="0"/>
        <w:rPr>
          <w:color w:val="008AC8"/>
          <w:sz w:val="36"/>
        </w:rPr>
      </w:pPr>
      <w:r>
        <w:br w:type="page"/>
      </w:r>
    </w:p>
    <w:p w14:paraId="1C07F6B3" w14:textId="0E44F1BA" w:rsidR="00681A6C" w:rsidRDefault="00CA1699">
      <w:pPr>
        <w:pStyle w:val="Heading1"/>
        <w:ind w:left="921" w:hanging="936"/>
      </w:pPr>
      <w:bookmarkStart w:id="131" w:name="_Toc529712081"/>
      <w:r>
        <w:lastRenderedPageBreak/>
        <w:t>References</w:t>
      </w:r>
      <w:bookmarkEnd w:id="131"/>
      <w:r>
        <w:t xml:space="preserve">  </w:t>
      </w:r>
    </w:p>
    <w:p w14:paraId="788FEFAA" w14:textId="77777777" w:rsidR="00681A6C" w:rsidRDefault="00CA1699">
      <w:pPr>
        <w:spacing w:after="166"/>
        <w:ind w:left="-5" w:right="145"/>
      </w:pPr>
      <w:r>
        <w:t xml:space="preserve">The following are references to the Microsoft Azure services mentioned in this document. </w:t>
      </w:r>
    </w:p>
    <w:p w14:paraId="44EA4744" w14:textId="77777777" w:rsidR="00681A6C" w:rsidRDefault="00CA1699">
      <w:pPr>
        <w:numPr>
          <w:ilvl w:val="0"/>
          <w:numId w:val="5"/>
        </w:numPr>
        <w:spacing w:after="57" w:line="259" w:lineRule="auto"/>
        <w:ind w:right="242" w:hanging="360"/>
      </w:pPr>
      <w:r>
        <w:t xml:space="preserve">Azure Data Lake: </w:t>
      </w:r>
      <w:hyperlink r:id="rId46">
        <w:r>
          <w:rPr>
            <w:color w:val="0563C1"/>
            <w:u w:val="single" w:color="0563C1"/>
          </w:rPr>
          <w:t>https://docs.microsoft.com/en</w:t>
        </w:r>
      </w:hyperlink>
      <w:hyperlink r:id="rId47">
        <w:r>
          <w:rPr>
            <w:color w:val="0563C1"/>
            <w:u w:val="single" w:color="0563C1"/>
          </w:rPr>
          <w:t>-</w:t>
        </w:r>
      </w:hyperlink>
      <w:hyperlink r:id="rId48">
        <w:r>
          <w:rPr>
            <w:color w:val="0563C1"/>
            <w:u w:val="single" w:color="0563C1"/>
          </w:rPr>
          <w:t>us/azure/data</w:t>
        </w:r>
      </w:hyperlink>
      <w:hyperlink r:id="rId49">
        <w:r>
          <w:rPr>
            <w:color w:val="0563C1"/>
            <w:u w:val="single" w:color="0563C1"/>
          </w:rPr>
          <w:t>-</w:t>
        </w:r>
      </w:hyperlink>
      <w:hyperlink r:id="rId50">
        <w:r>
          <w:rPr>
            <w:color w:val="0563C1"/>
            <w:u w:val="single" w:color="0563C1"/>
          </w:rPr>
          <w:t>lake</w:t>
        </w:r>
      </w:hyperlink>
      <w:hyperlink r:id="rId51">
        <w:r>
          <w:rPr>
            <w:color w:val="0563C1"/>
            <w:u w:val="single" w:color="0563C1"/>
          </w:rPr>
          <w:t>-</w:t>
        </w:r>
      </w:hyperlink>
      <w:hyperlink r:id="rId52">
        <w:r>
          <w:rPr>
            <w:color w:val="0563C1"/>
            <w:u w:val="single" w:color="0563C1"/>
          </w:rPr>
          <w:t>store/</w:t>
        </w:r>
      </w:hyperlink>
      <w:hyperlink r:id="rId53">
        <w:r>
          <w:t xml:space="preserve"> </w:t>
        </w:r>
      </w:hyperlink>
    </w:p>
    <w:p w14:paraId="6ABCD4F1" w14:textId="77777777" w:rsidR="00681A6C" w:rsidRDefault="00CA1699">
      <w:pPr>
        <w:numPr>
          <w:ilvl w:val="0"/>
          <w:numId w:val="5"/>
        </w:numPr>
        <w:spacing w:after="57" w:line="259" w:lineRule="auto"/>
        <w:ind w:right="242" w:hanging="360"/>
      </w:pPr>
      <w:r>
        <w:t xml:space="preserve">Azure Data Lake Analytics: </w:t>
      </w:r>
      <w:hyperlink r:id="rId54">
        <w:r>
          <w:rPr>
            <w:color w:val="0563C1"/>
            <w:u w:val="single" w:color="0563C1"/>
          </w:rPr>
          <w:t>https://docs.microsoft.com/en</w:t>
        </w:r>
      </w:hyperlink>
      <w:hyperlink r:id="rId55">
        <w:r>
          <w:rPr>
            <w:color w:val="0563C1"/>
            <w:u w:val="single" w:color="0563C1"/>
          </w:rPr>
          <w:t>-</w:t>
        </w:r>
      </w:hyperlink>
      <w:hyperlink r:id="rId56">
        <w:r>
          <w:rPr>
            <w:color w:val="0563C1"/>
            <w:u w:val="single" w:color="0563C1"/>
          </w:rPr>
          <w:t>us/azure/data</w:t>
        </w:r>
      </w:hyperlink>
      <w:hyperlink r:id="rId57">
        <w:r>
          <w:rPr>
            <w:color w:val="0563C1"/>
            <w:u w:val="single" w:color="0563C1"/>
          </w:rPr>
          <w:t>-</w:t>
        </w:r>
      </w:hyperlink>
      <w:hyperlink r:id="rId58">
        <w:r>
          <w:rPr>
            <w:color w:val="0563C1"/>
            <w:u w:val="single" w:color="0563C1"/>
          </w:rPr>
          <w:t>lake</w:t>
        </w:r>
      </w:hyperlink>
      <w:hyperlink r:id="rId59">
        <w:r>
          <w:rPr>
            <w:color w:val="0563C1"/>
            <w:u w:val="single" w:color="0563C1"/>
          </w:rPr>
          <w:t>-</w:t>
        </w:r>
      </w:hyperlink>
      <w:hyperlink r:id="rId60">
        <w:r>
          <w:rPr>
            <w:color w:val="0563C1"/>
            <w:u w:val="single" w:color="0563C1"/>
          </w:rPr>
          <w:t>analytics/</w:t>
        </w:r>
      </w:hyperlink>
      <w:hyperlink r:id="rId61">
        <w:r>
          <w:t xml:space="preserve"> </w:t>
        </w:r>
      </w:hyperlink>
    </w:p>
    <w:p w14:paraId="69420833" w14:textId="77777777" w:rsidR="00681A6C" w:rsidRDefault="00CA1699">
      <w:pPr>
        <w:numPr>
          <w:ilvl w:val="0"/>
          <w:numId w:val="5"/>
        </w:numPr>
        <w:spacing w:after="57" w:line="259" w:lineRule="auto"/>
        <w:ind w:right="242" w:hanging="360"/>
      </w:pPr>
      <w:r>
        <w:t>Azure Data Factory:</w:t>
      </w:r>
      <w:hyperlink r:id="rId62">
        <w:r>
          <w:t xml:space="preserve"> </w:t>
        </w:r>
      </w:hyperlink>
      <w:hyperlink r:id="rId63">
        <w:r>
          <w:rPr>
            <w:color w:val="0563C1"/>
            <w:u w:val="single" w:color="0563C1"/>
          </w:rPr>
          <w:t>https://docs.microsoft.com/en</w:t>
        </w:r>
      </w:hyperlink>
      <w:hyperlink r:id="rId64">
        <w:r>
          <w:rPr>
            <w:color w:val="0563C1"/>
            <w:u w:val="single" w:color="0563C1"/>
          </w:rPr>
          <w:t>-</w:t>
        </w:r>
      </w:hyperlink>
      <w:hyperlink r:id="rId65">
        <w:r>
          <w:rPr>
            <w:color w:val="0563C1"/>
            <w:u w:val="single" w:color="0563C1"/>
          </w:rPr>
          <w:t>us/azure/data</w:t>
        </w:r>
      </w:hyperlink>
      <w:hyperlink r:id="rId66">
        <w:r>
          <w:rPr>
            <w:color w:val="0563C1"/>
            <w:u w:val="single" w:color="0563C1"/>
          </w:rPr>
          <w:t>-</w:t>
        </w:r>
      </w:hyperlink>
      <w:hyperlink r:id="rId67">
        <w:r>
          <w:rPr>
            <w:color w:val="0563C1"/>
            <w:u w:val="single" w:color="0563C1"/>
          </w:rPr>
          <w:t>factory/</w:t>
        </w:r>
      </w:hyperlink>
      <w:hyperlink r:id="rId68">
        <w:r>
          <w:t xml:space="preserve"> </w:t>
        </w:r>
      </w:hyperlink>
    </w:p>
    <w:p w14:paraId="254186E3" w14:textId="77777777" w:rsidR="00681A6C" w:rsidRDefault="00CA1699">
      <w:pPr>
        <w:numPr>
          <w:ilvl w:val="0"/>
          <w:numId w:val="5"/>
        </w:numPr>
        <w:spacing w:after="57" w:line="259" w:lineRule="auto"/>
        <w:ind w:right="242" w:hanging="360"/>
      </w:pPr>
      <w:r>
        <w:t>Azure Data Catalog:</w:t>
      </w:r>
      <w:hyperlink r:id="rId69">
        <w:r>
          <w:rPr>
            <w:color w:val="0563C1"/>
            <w:u w:val="single" w:color="0563C1"/>
          </w:rPr>
          <w:t xml:space="preserve"> </w:t>
        </w:r>
      </w:hyperlink>
      <w:hyperlink r:id="rId70">
        <w:r>
          <w:rPr>
            <w:color w:val="0563C1"/>
            <w:u w:val="single" w:color="0563C1"/>
          </w:rPr>
          <w:t>https://azure.microsoft.com/en</w:t>
        </w:r>
      </w:hyperlink>
      <w:hyperlink r:id="rId71">
        <w:r>
          <w:rPr>
            <w:color w:val="0563C1"/>
            <w:u w:val="single" w:color="0563C1"/>
          </w:rPr>
          <w:t>-</w:t>
        </w:r>
      </w:hyperlink>
      <w:hyperlink r:id="rId72">
        <w:r>
          <w:rPr>
            <w:color w:val="0563C1"/>
            <w:u w:val="single" w:color="0563C1"/>
          </w:rPr>
          <w:t>us/services/data</w:t>
        </w:r>
      </w:hyperlink>
      <w:hyperlink r:id="rId73">
        <w:r>
          <w:rPr>
            <w:color w:val="0563C1"/>
            <w:u w:val="single" w:color="0563C1"/>
          </w:rPr>
          <w:t>-</w:t>
        </w:r>
      </w:hyperlink>
      <w:hyperlink r:id="rId74">
        <w:r>
          <w:rPr>
            <w:color w:val="0563C1"/>
            <w:u w:val="single" w:color="0563C1"/>
          </w:rPr>
          <w:t>catalog/</w:t>
        </w:r>
      </w:hyperlink>
      <w:hyperlink r:id="rId75">
        <w:r>
          <w:rPr>
            <w:color w:val="0563C1"/>
          </w:rPr>
          <w:t xml:space="preserve"> </w:t>
        </w:r>
      </w:hyperlink>
    </w:p>
    <w:p w14:paraId="5DE07DB1" w14:textId="77777777" w:rsidR="00681A6C" w:rsidRDefault="00CA1699">
      <w:pPr>
        <w:numPr>
          <w:ilvl w:val="0"/>
          <w:numId w:val="5"/>
        </w:numPr>
        <w:spacing w:after="1" w:line="312" w:lineRule="auto"/>
        <w:ind w:right="242" w:hanging="360"/>
      </w:pPr>
      <w:r>
        <w:t xml:space="preserve">SQL Databases – in Azure- </w:t>
      </w:r>
      <w:r>
        <w:rPr>
          <w:rFonts w:ascii="Courier New" w:eastAsia="Courier New" w:hAnsi="Courier New" w:cs="Courier New"/>
        </w:rPr>
        <w:t>o</w:t>
      </w:r>
      <w:r>
        <w:rPr>
          <w:rFonts w:ascii="Arial" w:eastAsia="Arial" w:hAnsi="Arial" w:cs="Arial"/>
        </w:rPr>
        <w:t xml:space="preserve"> </w:t>
      </w:r>
      <w:r>
        <w:t xml:space="preserve">SQL Server DB: </w:t>
      </w:r>
      <w:hyperlink r:id="rId76">
        <w:r>
          <w:rPr>
            <w:color w:val="0563C1"/>
            <w:u w:val="single" w:color="0563C1"/>
          </w:rPr>
          <w:t>https://docs.microsoft.com/en</w:t>
        </w:r>
      </w:hyperlink>
      <w:hyperlink r:id="rId77">
        <w:r>
          <w:rPr>
            <w:color w:val="0563C1"/>
            <w:u w:val="single" w:color="0563C1"/>
          </w:rPr>
          <w:t>-</w:t>
        </w:r>
      </w:hyperlink>
      <w:hyperlink r:id="rId78">
        <w:r>
          <w:rPr>
            <w:color w:val="0563C1"/>
            <w:u w:val="single" w:color="0563C1"/>
          </w:rPr>
          <w:t>us/azure/sql</w:t>
        </w:r>
      </w:hyperlink>
      <w:hyperlink r:id="rId79">
        <w:r>
          <w:rPr>
            <w:color w:val="0563C1"/>
            <w:u w:val="single" w:color="0563C1"/>
          </w:rPr>
          <w:t>-</w:t>
        </w:r>
      </w:hyperlink>
      <w:hyperlink r:id="rId80">
        <w:r>
          <w:rPr>
            <w:color w:val="0563C1"/>
            <w:u w:val="single" w:color="0563C1"/>
          </w:rPr>
          <w:t>database/</w:t>
        </w:r>
      </w:hyperlink>
      <w:hyperlink r:id="rId81">
        <w:r>
          <w:t xml:space="preserve"> </w:t>
        </w:r>
      </w:hyperlink>
      <w:r>
        <w:rPr>
          <w:rFonts w:ascii="Courier New" w:eastAsia="Courier New" w:hAnsi="Courier New" w:cs="Courier New"/>
        </w:rPr>
        <w:t>o</w:t>
      </w:r>
      <w:r>
        <w:rPr>
          <w:rFonts w:ascii="Arial" w:eastAsia="Arial" w:hAnsi="Arial" w:cs="Arial"/>
        </w:rPr>
        <w:t xml:space="preserve"> </w:t>
      </w:r>
      <w:r>
        <w:t xml:space="preserve">SQL Server DW: </w:t>
      </w:r>
      <w:hyperlink r:id="rId82">
        <w:r>
          <w:rPr>
            <w:color w:val="0563C1"/>
            <w:u w:val="single" w:color="0563C1"/>
          </w:rPr>
          <w:t>https://docs.microsoft.com/en</w:t>
        </w:r>
      </w:hyperlink>
      <w:hyperlink r:id="rId83">
        <w:r>
          <w:rPr>
            <w:color w:val="0563C1"/>
            <w:u w:val="single" w:color="0563C1"/>
          </w:rPr>
          <w:t>-</w:t>
        </w:r>
      </w:hyperlink>
      <w:hyperlink r:id="rId84">
        <w:r>
          <w:rPr>
            <w:color w:val="0563C1"/>
            <w:u w:val="single" w:color="0563C1"/>
          </w:rPr>
          <w:t>us/azure/sql</w:t>
        </w:r>
      </w:hyperlink>
      <w:hyperlink r:id="rId85">
        <w:r>
          <w:rPr>
            <w:color w:val="0563C1"/>
            <w:u w:val="single" w:color="0563C1"/>
          </w:rPr>
          <w:t>-</w:t>
        </w:r>
      </w:hyperlink>
      <w:hyperlink r:id="rId86">
        <w:r>
          <w:rPr>
            <w:color w:val="0563C1"/>
            <w:u w:val="single" w:color="0563C1"/>
          </w:rPr>
          <w:t>data</w:t>
        </w:r>
      </w:hyperlink>
      <w:hyperlink r:id="rId87">
        <w:r>
          <w:rPr>
            <w:color w:val="0563C1"/>
            <w:u w:val="single" w:color="0563C1"/>
          </w:rPr>
          <w:t>-</w:t>
        </w:r>
      </w:hyperlink>
      <w:hyperlink r:id="rId88">
        <w:r>
          <w:rPr>
            <w:color w:val="0563C1"/>
            <w:u w:val="single" w:color="0563C1"/>
          </w:rPr>
          <w:t>warehouse/</w:t>
        </w:r>
      </w:hyperlink>
      <w:hyperlink r:id="rId89">
        <w:r>
          <w:t xml:space="preserve"> </w:t>
        </w:r>
      </w:hyperlink>
      <w:r>
        <w:rPr>
          <w:rFonts w:ascii="Courier New" w:eastAsia="Courier New" w:hAnsi="Courier New" w:cs="Courier New"/>
        </w:rPr>
        <w:t>o</w:t>
      </w:r>
      <w:r>
        <w:rPr>
          <w:rFonts w:ascii="Arial" w:eastAsia="Arial" w:hAnsi="Arial" w:cs="Arial"/>
        </w:rPr>
        <w:t xml:space="preserve"> </w:t>
      </w:r>
      <w:r>
        <w:t xml:space="preserve">MySQL: </w:t>
      </w:r>
      <w:hyperlink r:id="rId90">
        <w:r>
          <w:rPr>
            <w:color w:val="0563C1"/>
            <w:u w:val="single" w:color="0563C1"/>
          </w:rPr>
          <w:t>https://docs.microsoft.com/en</w:t>
        </w:r>
      </w:hyperlink>
      <w:hyperlink r:id="rId91">
        <w:r>
          <w:rPr>
            <w:color w:val="0563C1"/>
            <w:u w:val="single" w:color="0563C1"/>
          </w:rPr>
          <w:t>-</w:t>
        </w:r>
      </w:hyperlink>
      <w:hyperlink r:id="rId92">
        <w:r>
          <w:rPr>
            <w:color w:val="0563C1"/>
            <w:u w:val="single" w:color="0563C1"/>
          </w:rPr>
          <w:t>us/azure/mysql/</w:t>
        </w:r>
      </w:hyperlink>
      <w:hyperlink r:id="rId93">
        <w:r>
          <w:t xml:space="preserve"> </w:t>
        </w:r>
      </w:hyperlink>
      <w:r>
        <w:rPr>
          <w:rFonts w:ascii="Courier New" w:eastAsia="Courier New" w:hAnsi="Courier New" w:cs="Courier New"/>
        </w:rPr>
        <w:t>o</w:t>
      </w:r>
      <w:r>
        <w:rPr>
          <w:rFonts w:ascii="Arial" w:eastAsia="Arial" w:hAnsi="Arial" w:cs="Arial"/>
        </w:rPr>
        <w:t xml:space="preserve"> </w:t>
      </w:r>
      <w:proofErr w:type="spellStart"/>
      <w:r>
        <w:t>PostgresSQL</w:t>
      </w:r>
      <w:proofErr w:type="spellEnd"/>
      <w:r>
        <w:t xml:space="preserve">: </w:t>
      </w:r>
      <w:hyperlink r:id="rId94">
        <w:r>
          <w:rPr>
            <w:color w:val="0563C1"/>
            <w:u w:val="single" w:color="0563C1"/>
          </w:rPr>
          <w:t>https://docs.microsoft.com/en</w:t>
        </w:r>
      </w:hyperlink>
      <w:hyperlink r:id="rId95">
        <w:r>
          <w:rPr>
            <w:color w:val="0563C1"/>
            <w:u w:val="single" w:color="0563C1"/>
          </w:rPr>
          <w:t>-</w:t>
        </w:r>
      </w:hyperlink>
      <w:hyperlink r:id="rId96">
        <w:r>
          <w:rPr>
            <w:color w:val="0563C1"/>
            <w:u w:val="single" w:color="0563C1"/>
          </w:rPr>
          <w:t>us/azure/postgresql/</w:t>
        </w:r>
      </w:hyperlink>
      <w:hyperlink r:id="rId97">
        <w:r>
          <w:t xml:space="preserve"> </w:t>
        </w:r>
      </w:hyperlink>
    </w:p>
    <w:p w14:paraId="0842D73B" w14:textId="77777777" w:rsidR="00681A6C" w:rsidRDefault="00CA1699">
      <w:pPr>
        <w:numPr>
          <w:ilvl w:val="0"/>
          <w:numId w:val="5"/>
        </w:numPr>
        <w:spacing w:after="57" w:line="259" w:lineRule="auto"/>
        <w:ind w:right="242" w:hanging="360"/>
      </w:pPr>
      <w:r>
        <w:t>Cubes – in Azure:</w:t>
      </w:r>
      <w:hyperlink r:id="rId98">
        <w:r>
          <w:t xml:space="preserve"> </w:t>
        </w:r>
      </w:hyperlink>
      <w:hyperlink r:id="rId99">
        <w:r>
          <w:rPr>
            <w:color w:val="0563C1"/>
            <w:u w:val="single" w:color="0563C1"/>
          </w:rPr>
          <w:t>https://docs.microsoft.com/en</w:t>
        </w:r>
      </w:hyperlink>
      <w:hyperlink r:id="rId100">
        <w:r>
          <w:rPr>
            <w:color w:val="0563C1"/>
            <w:u w:val="single" w:color="0563C1"/>
          </w:rPr>
          <w:t>-</w:t>
        </w:r>
      </w:hyperlink>
      <w:hyperlink r:id="rId101">
        <w:r>
          <w:rPr>
            <w:color w:val="0563C1"/>
            <w:u w:val="single" w:color="0563C1"/>
          </w:rPr>
          <w:t>us/azure/analysis</w:t>
        </w:r>
      </w:hyperlink>
      <w:hyperlink r:id="rId102">
        <w:r>
          <w:rPr>
            <w:color w:val="0563C1"/>
            <w:u w:val="single" w:color="0563C1"/>
          </w:rPr>
          <w:t>-</w:t>
        </w:r>
      </w:hyperlink>
      <w:hyperlink r:id="rId103">
        <w:r>
          <w:rPr>
            <w:color w:val="0563C1"/>
            <w:u w:val="single" w:color="0563C1"/>
          </w:rPr>
          <w:t>services/</w:t>
        </w:r>
      </w:hyperlink>
      <w:hyperlink r:id="rId104">
        <w:r>
          <w:t xml:space="preserve"> </w:t>
        </w:r>
      </w:hyperlink>
    </w:p>
    <w:p w14:paraId="0747A371" w14:textId="77777777" w:rsidR="00681A6C" w:rsidRDefault="00CA1699">
      <w:pPr>
        <w:numPr>
          <w:ilvl w:val="0"/>
          <w:numId w:val="5"/>
        </w:numPr>
        <w:spacing w:after="57" w:line="259" w:lineRule="auto"/>
        <w:ind w:right="242" w:hanging="360"/>
      </w:pPr>
      <w:r>
        <w:t xml:space="preserve">End-user tools- </w:t>
      </w:r>
      <w:r>
        <w:rPr>
          <w:rFonts w:ascii="Courier New" w:eastAsia="Courier New" w:hAnsi="Courier New" w:cs="Courier New"/>
        </w:rPr>
        <w:t>o</w:t>
      </w:r>
      <w:r>
        <w:rPr>
          <w:rFonts w:ascii="Arial" w:eastAsia="Arial" w:hAnsi="Arial" w:cs="Arial"/>
        </w:rPr>
        <w:t xml:space="preserve"> </w:t>
      </w:r>
      <w:proofErr w:type="spellStart"/>
      <w:r>
        <w:t>PowerBI</w:t>
      </w:r>
      <w:proofErr w:type="spellEnd"/>
      <w:r>
        <w:t>:</w:t>
      </w:r>
      <w:hyperlink r:id="rId105">
        <w:r>
          <w:t xml:space="preserve"> </w:t>
        </w:r>
      </w:hyperlink>
      <w:hyperlink r:id="rId106">
        <w:r>
          <w:rPr>
            <w:color w:val="0563C1"/>
            <w:u w:val="single" w:color="0563C1"/>
          </w:rPr>
          <w:t>https://powerbi.microsoft.com/en</w:t>
        </w:r>
      </w:hyperlink>
      <w:hyperlink r:id="rId107">
        <w:r>
          <w:rPr>
            <w:color w:val="0563C1"/>
            <w:u w:val="single" w:color="0563C1"/>
          </w:rPr>
          <w:t>-</w:t>
        </w:r>
      </w:hyperlink>
      <w:hyperlink r:id="rId108">
        <w:r>
          <w:rPr>
            <w:color w:val="0563C1"/>
            <w:u w:val="single" w:color="0563C1"/>
          </w:rPr>
          <w:t>us/documentation/powerbi</w:t>
        </w:r>
      </w:hyperlink>
      <w:hyperlink r:id="rId109">
        <w:r>
          <w:rPr>
            <w:color w:val="0563C1"/>
            <w:u w:val="single" w:color="0563C1"/>
          </w:rPr>
          <w:t>-</w:t>
        </w:r>
      </w:hyperlink>
      <w:hyperlink r:id="rId110">
        <w:r>
          <w:rPr>
            <w:color w:val="0563C1"/>
            <w:u w:val="single" w:color="0563C1"/>
          </w:rPr>
          <w:t>landing</w:t>
        </w:r>
      </w:hyperlink>
      <w:hyperlink r:id="rId111"/>
      <w:hyperlink r:id="rId112">
        <w:r>
          <w:rPr>
            <w:color w:val="0563C1"/>
            <w:u w:val="single" w:color="0563C1"/>
          </w:rPr>
          <w:t>page/</w:t>
        </w:r>
      </w:hyperlink>
      <w:hyperlink r:id="rId113">
        <w:r>
          <w:t xml:space="preserve"> </w:t>
        </w:r>
      </w:hyperlink>
      <w:r>
        <w:rPr>
          <w:rFonts w:ascii="Courier New" w:eastAsia="Courier New" w:hAnsi="Courier New" w:cs="Courier New"/>
        </w:rPr>
        <w:t>o</w:t>
      </w:r>
      <w:r>
        <w:rPr>
          <w:rFonts w:ascii="Arial" w:eastAsia="Arial" w:hAnsi="Arial" w:cs="Arial"/>
        </w:rPr>
        <w:t xml:space="preserve"> </w:t>
      </w:r>
      <w:r>
        <w:t>HDInsight – R/Python:</w:t>
      </w:r>
      <w:hyperlink r:id="rId114">
        <w:r>
          <w:t xml:space="preserve"> </w:t>
        </w:r>
      </w:hyperlink>
      <w:hyperlink r:id="rId115">
        <w:r>
          <w:rPr>
            <w:color w:val="0563C1"/>
            <w:u w:val="single" w:color="0563C1"/>
          </w:rPr>
          <w:t>https://docs.microsoft.com/en</w:t>
        </w:r>
      </w:hyperlink>
      <w:hyperlink r:id="rId116">
        <w:r>
          <w:rPr>
            <w:color w:val="0563C1"/>
            <w:u w:val="single" w:color="0563C1"/>
          </w:rPr>
          <w:t>-</w:t>
        </w:r>
      </w:hyperlink>
      <w:hyperlink r:id="rId117">
        <w:r>
          <w:rPr>
            <w:color w:val="0563C1"/>
            <w:u w:val="single" w:color="0563C1"/>
          </w:rPr>
          <w:t>us/azure/hdinsight/</w:t>
        </w:r>
      </w:hyperlink>
      <w:hyperlink r:id="rId118">
        <w:r>
          <w:t xml:space="preserve"> </w:t>
        </w:r>
      </w:hyperlink>
    </w:p>
    <w:sectPr w:rsidR="00681A6C">
      <w:footerReference w:type="even" r:id="rId119"/>
      <w:footerReference w:type="default" r:id="rId120"/>
      <w:footerReference w:type="first" r:id="rId121"/>
      <w:footnotePr>
        <w:numRestart w:val="eachPage"/>
      </w:footnotePr>
      <w:pgSz w:w="12240" w:h="15840"/>
      <w:pgMar w:top="1511" w:right="1287" w:bottom="1439" w:left="1440" w:header="720"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FF59C" w14:textId="77777777" w:rsidR="00913433" w:rsidRDefault="00913433">
      <w:pPr>
        <w:spacing w:after="0" w:line="240" w:lineRule="auto"/>
      </w:pPr>
      <w:r>
        <w:separator/>
      </w:r>
    </w:p>
  </w:endnote>
  <w:endnote w:type="continuationSeparator" w:id="0">
    <w:p w14:paraId="471F4CFF" w14:textId="77777777" w:rsidR="00913433" w:rsidRDefault="00913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841E1" w14:textId="77777777" w:rsidR="00FD6B06" w:rsidRDefault="00FD6B06">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63B4"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85044C4" wp14:editId="2A6AE2C7">
              <wp:simplePos x="0" y="0"/>
              <wp:positionH relativeFrom="page">
                <wp:posOffset>896417</wp:posOffset>
              </wp:positionH>
              <wp:positionV relativeFrom="page">
                <wp:posOffset>9328100</wp:posOffset>
              </wp:positionV>
              <wp:extent cx="5981065" cy="6096"/>
              <wp:effectExtent l="0" t="0" r="0" b="0"/>
              <wp:wrapSquare wrapText="bothSides"/>
              <wp:docPr id="40390" name="Group 4039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7" name="Shape 4171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C658574" id="Group 40390" o:spid="_x0000_s1026" style="position:absolute;margin-left:70.6pt;margin-top:734.5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S61thIICAABZBgAADgAAAAAAAAAAAAAAAAAuAgAAZHJzL2Uyb0RvYy54bWxQSwECLQAUAAYACAAA&#10;ACEAfUsIweIAAAAOAQAADwAAAAAAAAAAAAAAAADcBAAAZHJzL2Rvd25yZXYueG1sUEsFBgAAAAAE&#10;AAQA8wAAAOsFAAAAAA==&#10;">
              <v:shape id="Shape 4171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46</w:t>
    </w:r>
    <w:r>
      <w:rPr>
        <w:color w:val="808080"/>
        <w:sz w:val="16"/>
      </w:rPr>
      <w:fldChar w:fldCharType="end"/>
    </w:r>
    <w:r>
      <w:rPr>
        <w:color w:val="808080"/>
        <w:sz w:val="16"/>
      </w:rPr>
      <w:t xml:space="preserve"> How to organize an Azure Data Lake  </w:t>
    </w:r>
  </w:p>
  <w:p w14:paraId="1C1EC330" w14:textId="77777777" w:rsidR="00FD6B06" w:rsidRDefault="00FD6B06">
    <w:pPr>
      <w:spacing w:after="0" w:line="259" w:lineRule="auto"/>
      <w:ind w:left="0" w:firstLine="0"/>
    </w:pPr>
    <w:r>
      <w:rPr>
        <w:sz w:val="16"/>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9027A"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18AC262" wp14:editId="23501E7E">
              <wp:simplePos x="0" y="0"/>
              <wp:positionH relativeFrom="page">
                <wp:posOffset>896417</wp:posOffset>
              </wp:positionH>
              <wp:positionV relativeFrom="page">
                <wp:posOffset>9328100</wp:posOffset>
              </wp:positionV>
              <wp:extent cx="5981065" cy="6096"/>
              <wp:effectExtent l="0" t="0" r="0" b="0"/>
              <wp:wrapSquare wrapText="bothSides"/>
              <wp:docPr id="40370" name="Group 403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5" name="Shape 4171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34EA799C" id="Group 40370" o:spid="_x0000_s1026" style="position:absolute;margin-left:70.6pt;margin-top:734.5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Fu/F64ICAABZBgAADgAAAAAAAAAAAAAAAAAuAgAAZHJzL2Uyb0RvYy54bWxQSwECLQAUAAYACAAA&#10;ACEAfUsIweIAAAAOAQAADwAAAAAAAAAAAAAAAADcBAAAZHJzL2Rvd25yZXYueG1sUEsFBgAAAAAE&#10;AAQA8wAAAOsFAAAAAA==&#10;">
              <v:shape id="Shape 4171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45</w:t>
    </w:r>
    <w:r>
      <w:rPr>
        <w:color w:val="808080"/>
        <w:sz w:val="16"/>
      </w:rPr>
      <w:fldChar w:fldCharType="end"/>
    </w:r>
    <w:r>
      <w:rPr>
        <w:color w:val="808080"/>
        <w:sz w:val="16"/>
      </w:rPr>
      <w:t xml:space="preserve"> How to organize an Azure Data Lake  </w:t>
    </w:r>
  </w:p>
  <w:p w14:paraId="2D60D3B2" w14:textId="77777777" w:rsidR="00FD6B06" w:rsidRDefault="00FD6B06">
    <w:pPr>
      <w:spacing w:after="0" w:line="259" w:lineRule="auto"/>
      <w:ind w:left="0" w:firstLine="0"/>
    </w:pPr>
    <w:r>
      <w:rPr>
        <w:sz w:val="16"/>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DF06B"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53AE8909" wp14:editId="69CC0020">
              <wp:simplePos x="0" y="0"/>
              <wp:positionH relativeFrom="page">
                <wp:posOffset>896417</wp:posOffset>
              </wp:positionH>
              <wp:positionV relativeFrom="page">
                <wp:posOffset>9328100</wp:posOffset>
              </wp:positionV>
              <wp:extent cx="5981065" cy="6096"/>
              <wp:effectExtent l="0" t="0" r="0" b="0"/>
              <wp:wrapSquare wrapText="bothSides"/>
              <wp:docPr id="40350" name="Group 403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3" name="Shape 417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0D03543C" id="Group 40350" o:spid="_x0000_s1026" style="position:absolute;margin-left:70.6pt;margin-top:734.5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ISWQV4ICAABZBgAADgAAAAAAAAAAAAAAAAAuAgAAZHJzL2Uyb0RvYy54bWxQSwECLQAUAAYACAAA&#10;ACEAfUsIweIAAAAOAQAADwAAAAAAAAAAAAAAAADcBAAAZHJzL2Rvd25yZXYueG1sUEsFBgAAAAAE&#10;AAQA8wAAAOsFAAAAAA==&#10;">
              <v:shape id="Shape 417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10</w:t>
    </w:r>
    <w:r>
      <w:rPr>
        <w:color w:val="808080"/>
        <w:sz w:val="16"/>
      </w:rPr>
      <w:fldChar w:fldCharType="end"/>
    </w:r>
    <w:r>
      <w:rPr>
        <w:color w:val="808080"/>
        <w:sz w:val="16"/>
      </w:rPr>
      <w:t xml:space="preserve"> How to organize an Azure Data Lake  </w:t>
    </w:r>
  </w:p>
  <w:p w14:paraId="522D297D" w14:textId="77777777" w:rsidR="00FD6B06" w:rsidRDefault="00FD6B06">
    <w:pPr>
      <w:spacing w:after="0" w:line="259" w:lineRule="auto"/>
      <w:ind w:left="0" w:firstLine="0"/>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C5740" w14:textId="77777777" w:rsidR="00FD6B06" w:rsidRDefault="00FD6B06">
    <w:pPr>
      <w:spacing w:after="0" w:line="259" w:lineRule="auto"/>
      <w:ind w:left="0"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64E06CD" wp14:editId="7A678F75">
              <wp:simplePos x="0" y="0"/>
              <wp:positionH relativeFrom="page">
                <wp:posOffset>896417</wp:posOffset>
              </wp:positionH>
              <wp:positionV relativeFrom="page">
                <wp:posOffset>9317431</wp:posOffset>
              </wp:positionV>
              <wp:extent cx="5981065" cy="6096"/>
              <wp:effectExtent l="0" t="0" r="0" b="0"/>
              <wp:wrapSquare wrapText="bothSides"/>
              <wp:docPr id="40201" name="Group 402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99" name="Shape 4169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74FD06CF" id="Group 40201" o:spid="_x0000_s1026" style="position:absolute;margin-left:70.6pt;margin-top:733.65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">
              <v:shape id="Shape 4169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iii</w:t>
    </w:r>
    <w:r>
      <w:rPr>
        <w:color w:val="808080"/>
        <w:sz w:val="16"/>
      </w:rPr>
      <w:fldChar w:fldCharType="end"/>
    </w:r>
    <w:r>
      <w:rPr>
        <w:color w:val="808080"/>
        <w:sz w:val="16"/>
      </w:rPr>
      <w:t xml:space="preserve"> </w:t>
    </w:r>
  </w:p>
  <w:p w14:paraId="1B0C0D5E" w14:textId="77777777" w:rsidR="00FD6B06" w:rsidRDefault="00FD6B06">
    <w:pPr>
      <w:spacing w:after="0" w:line="259" w:lineRule="auto"/>
      <w:ind w:left="720" w:firstLine="0"/>
    </w:pPr>
    <w:r>
      <w:rPr>
        <w:color w:val="808080"/>
        <w:sz w:val="16"/>
      </w:rPr>
      <w:t xml:space="preserve">How to organize an Azure Data Lake </w:t>
    </w:r>
  </w:p>
  <w:p w14:paraId="38697DD4" w14:textId="77777777" w:rsidR="00FD6B06" w:rsidRDefault="00FD6B06">
    <w:pPr>
      <w:spacing w:after="0" w:line="259" w:lineRule="auto"/>
      <w:ind w:left="720" w:firstLine="0"/>
    </w:pPr>
    <w:r>
      <w:rPr>
        <w:color w:val="808080"/>
        <w:sz w:val="16"/>
      </w:rPr>
      <w:t xml:space="preserve"> </w:t>
    </w:r>
  </w:p>
  <w:p w14:paraId="420D0E13" w14:textId="77777777" w:rsidR="00FD6B06" w:rsidRDefault="00FD6B06">
    <w:pPr>
      <w:spacing w:after="0" w:line="259" w:lineRule="auto"/>
      <w:ind w:left="720" w:firstLine="0"/>
    </w:pP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5BBC0" w14:textId="77777777" w:rsidR="00FD6B06" w:rsidRDefault="00FD6B0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A91E" w14:textId="77777777" w:rsidR="00FD6B06" w:rsidRDefault="00FD6B06">
    <w:pPr>
      <w:spacing w:after="122" w:line="237" w:lineRule="auto"/>
      <w:ind w:left="0" w:right="-13" w:firstLine="8882"/>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1F7630D" wp14:editId="3A9FEB20">
              <wp:simplePos x="0" y="0"/>
              <wp:positionH relativeFrom="page">
                <wp:posOffset>896417</wp:posOffset>
              </wp:positionH>
              <wp:positionV relativeFrom="page">
                <wp:posOffset>9328100</wp:posOffset>
              </wp:positionV>
              <wp:extent cx="5981065" cy="6096"/>
              <wp:effectExtent l="0" t="0" r="0" b="0"/>
              <wp:wrapSquare wrapText="bothSides"/>
              <wp:docPr id="40268" name="Group 4026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5" name="Shape 417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5123932" id="Group 40268" o:spid="_x0000_s1026" style="position:absolute;margin-left:70.6pt;margin-top:734.5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jky3YICAABZBgAADgAAAAAAAAAAAAAAAAAuAgAAZHJzL2Uyb0RvYy54bWxQSwECLQAUAAYACAAA&#10;ACEAfUsIweIAAAAOAQAADwAAAAAAAAAAAAAAAADcBAAAZHJzL2Rvd25yZXYueG1sUEsFBgAAAAAE&#10;AAQA8wAAAOsFAAAAAA==&#10;">
              <v:shape id="Shape 4170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vi</w:t>
    </w:r>
    <w:r>
      <w:rPr>
        <w:color w:val="808080"/>
        <w:sz w:val="16"/>
      </w:rPr>
      <w:fldChar w:fldCharType="end"/>
    </w:r>
    <w:r>
      <w:rPr>
        <w:color w:val="808080"/>
        <w:sz w:val="16"/>
      </w:rPr>
      <w:t xml:space="preserve"> How to organize an Azure Data Lake  </w:t>
    </w:r>
  </w:p>
  <w:p w14:paraId="0032BFFD" w14:textId="77777777" w:rsidR="00FD6B06" w:rsidRDefault="00FD6B06">
    <w:pPr>
      <w:spacing w:after="0" w:line="259" w:lineRule="auto"/>
      <w:ind w:left="0" w:firstLine="0"/>
    </w:pP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377FE"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40BF8C7" wp14:editId="7A53AF13">
              <wp:simplePos x="0" y="0"/>
              <wp:positionH relativeFrom="page">
                <wp:posOffset>896417</wp:posOffset>
              </wp:positionH>
              <wp:positionV relativeFrom="page">
                <wp:posOffset>9317431</wp:posOffset>
              </wp:positionV>
              <wp:extent cx="5981065" cy="6096"/>
              <wp:effectExtent l="0" t="0" r="0" b="0"/>
              <wp:wrapSquare wrapText="bothSides"/>
              <wp:docPr id="40241" name="Group 4024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3" name="Shape 417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3B64356C" id="Group 40241" o:spid="_x0000_s1026" style="position:absolute;margin-left:70.6pt;margin-top:733.65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RL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ulhmlCjWwTHhzmRwgUS9qXNAPlnzYp7t6KiHr1D1sbJdeEM95IjinqK44ugJB+ft+j5LV7eU&#10;cFhbpevVoD1v4IDeBPHm63thybRlEjKLifQGLpE76+T+T6eXhhmB8rtQ/aRTdpd+nn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">
              <v:shape id="Shape 4170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w:t>
    </w:r>
    <w:r>
      <w:rPr>
        <w:color w:val="808080"/>
        <w:sz w:val="16"/>
      </w:rPr>
      <w:fldChar w:fldCharType="end"/>
    </w:r>
    <w:r>
      <w:rPr>
        <w:color w:val="808080"/>
        <w:sz w:val="16"/>
      </w:rPr>
      <w:t xml:space="preserve"> </w:t>
    </w:r>
  </w:p>
  <w:p w14:paraId="1D1F0CC3" w14:textId="77777777" w:rsidR="00FD6B06" w:rsidRDefault="00FD6B06">
    <w:pPr>
      <w:spacing w:after="0" w:line="259" w:lineRule="auto"/>
      <w:ind w:left="0" w:firstLine="0"/>
    </w:pPr>
    <w:r>
      <w:rPr>
        <w:color w:val="808080"/>
        <w:sz w:val="16"/>
      </w:rPr>
      <w:t xml:space="preserve">How to organize an Azure Data Lake </w:t>
    </w:r>
  </w:p>
  <w:p w14:paraId="4B39653D" w14:textId="77777777" w:rsidR="00FD6B06" w:rsidRDefault="00FD6B06">
    <w:pPr>
      <w:spacing w:after="0" w:line="259" w:lineRule="auto"/>
      <w:ind w:left="0" w:firstLine="0"/>
    </w:pPr>
    <w:r>
      <w:rPr>
        <w:color w:val="808080"/>
        <w:sz w:val="16"/>
      </w:rPr>
      <w:t xml:space="preserve"> </w:t>
    </w:r>
  </w:p>
  <w:p w14:paraId="73EDAB2D" w14:textId="77777777" w:rsidR="00FD6B06" w:rsidRDefault="00FD6B06">
    <w:pPr>
      <w:spacing w:after="0" w:line="259" w:lineRule="auto"/>
      <w:ind w:left="0" w:firstLine="0"/>
    </w:pPr>
    <w:r>
      <w:rPr>
        <w:color w:val="808080"/>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EDB86"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7770625C" wp14:editId="2D7A6A5F">
              <wp:simplePos x="0" y="0"/>
              <wp:positionH relativeFrom="page">
                <wp:posOffset>896417</wp:posOffset>
              </wp:positionH>
              <wp:positionV relativeFrom="page">
                <wp:posOffset>9317431</wp:posOffset>
              </wp:positionV>
              <wp:extent cx="5981065" cy="6096"/>
              <wp:effectExtent l="0" t="0" r="0" b="0"/>
              <wp:wrapSquare wrapText="bothSides"/>
              <wp:docPr id="40222" name="Group 402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1" name="Shape 417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604B37B7" id="Group 40222" o:spid="_x0000_s1026" style="position:absolute;margin-left:70.6pt;margin-top:733.65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">
              <v:shape id="Shape 4170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iv</w:t>
    </w:r>
    <w:r>
      <w:rPr>
        <w:color w:val="808080"/>
        <w:sz w:val="16"/>
      </w:rPr>
      <w:fldChar w:fldCharType="end"/>
    </w:r>
    <w:r>
      <w:rPr>
        <w:color w:val="808080"/>
        <w:sz w:val="16"/>
      </w:rPr>
      <w:t xml:space="preserve"> </w:t>
    </w:r>
  </w:p>
  <w:p w14:paraId="5F588C34" w14:textId="77777777" w:rsidR="00FD6B06" w:rsidRDefault="00FD6B06">
    <w:pPr>
      <w:spacing w:after="0" w:line="259" w:lineRule="auto"/>
      <w:ind w:left="0" w:firstLine="0"/>
    </w:pPr>
    <w:r>
      <w:rPr>
        <w:color w:val="808080"/>
        <w:sz w:val="16"/>
      </w:rPr>
      <w:t xml:space="preserve">How to organize an Azure Data Lake </w:t>
    </w:r>
  </w:p>
  <w:p w14:paraId="63078FB7" w14:textId="77777777" w:rsidR="00FD6B06" w:rsidRDefault="00FD6B06">
    <w:pPr>
      <w:spacing w:after="0" w:line="259" w:lineRule="auto"/>
      <w:ind w:left="0" w:firstLine="0"/>
    </w:pPr>
    <w:r>
      <w:rPr>
        <w:color w:val="808080"/>
        <w:sz w:val="16"/>
      </w:rPr>
      <w:t xml:space="preserve"> </w:t>
    </w:r>
  </w:p>
  <w:p w14:paraId="34213DBE" w14:textId="77777777" w:rsidR="00FD6B06" w:rsidRDefault="00FD6B06">
    <w:pPr>
      <w:spacing w:after="0" w:line="259" w:lineRule="auto"/>
      <w:ind w:left="0" w:firstLine="0"/>
    </w:pPr>
    <w:r>
      <w:rPr>
        <w:color w:val="808080"/>
        <w:sz w:val="1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7FCF"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C4F773B" wp14:editId="1F9DFF88">
              <wp:simplePos x="0" y="0"/>
              <wp:positionH relativeFrom="page">
                <wp:posOffset>896417</wp:posOffset>
              </wp:positionH>
              <wp:positionV relativeFrom="page">
                <wp:posOffset>9328100</wp:posOffset>
              </wp:positionV>
              <wp:extent cx="5981065" cy="6096"/>
              <wp:effectExtent l="0" t="0" r="0" b="0"/>
              <wp:wrapSquare wrapText="bothSides"/>
              <wp:docPr id="40329" name="Group 403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1" name="Shape 417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48CEB6E" id="Group 40329" o:spid="_x0000_s1026" style="position:absolute;margin-left:70.6pt;margin-top:734.5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cU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nmxpkSxDo4JdyaDCyTqTZ0D8smaF/NsR0c9fIWqj5XtwhvqIUcU9xTFFUdPODhv1/dZurql&#10;hMPaKl2vBu15Awf0Jog3X98LS6Ytk5BZTKQ3cIncWSf3fzq9NMwIlN+F6iedsrssm3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ItHFIICAABZBgAADgAAAAAAAAAAAAAAAAAuAgAAZHJzL2Uyb0RvYy54bWxQSwECLQAUAAYACAAA&#10;ACEAfUsIweIAAAAOAQAADwAAAAAAAAAAAAAAAADcBAAAZHJzL2Rvd25yZXYueG1sUEsFBgAAAAAE&#10;AAQA8wAAAOsFAAAAAA==&#10;">
              <v:shape id="Shape 4171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8</w:t>
    </w:r>
    <w:r>
      <w:rPr>
        <w:color w:val="808080"/>
        <w:sz w:val="16"/>
      </w:rPr>
      <w:fldChar w:fldCharType="end"/>
    </w:r>
    <w:r>
      <w:rPr>
        <w:color w:val="808080"/>
        <w:sz w:val="16"/>
      </w:rPr>
      <w:t xml:space="preserve"> How to organize an Azure Data Lake  </w:t>
    </w:r>
  </w:p>
  <w:p w14:paraId="28C7E62B" w14:textId="77777777" w:rsidR="00FD6B06" w:rsidRDefault="00FD6B06">
    <w:pPr>
      <w:spacing w:after="0" w:line="259" w:lineRule="auto"/>
      <w:ind w:left="0" w:firstLine="0"/>
    </w:pPr>
    <w:r>
      <w:rPr>
        <w:sz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A965"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B60C9DE" wp14:editId="1B2D0BBD">
              <wp:simplePos x="0" y="0"/>
              <wp:positionH relativeFrom="page">
                <wp:posOffset>896417</wp:posOffset>
              </wp:positionH>
              <wp:positionV relativeFrom="page">
                <wp:posOffset>9328100</wp:posOffset>
              </wp:positionV>
              <wp:extent cx="5981065" cy="6096"/>
              <wp:effectExtent l="0" t="0" r="0" b="0"/>
              <wp:wrapSquare wrapText="bothSides"/>
              <wp:docPr id="40309" name="Group 4030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9" name="Shape 4170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3D21750" id="Group 40309" o:spid="_x0000_s1026" style="position:absolute;margin-left:70.6pt;margin-top:734.5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">
              <v:shape id="Shape 4170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7</w:t>
    </w:r>
    <w:r>
      <w:rPr>
        <w:color w:val="808080"/>
        <w:sz w:val="16"/>
      </w:rPr>
      <w:fldChar w:fldCharType="end"/>
    </w:r>
    <w:r>
      <w:rPr>
        <w:color w:val="808080"/>
        <w:sz w:val="16"/>
      </w:rPr>
      <w:t xml:space="preserve"> How to organize an Azure Data Lake  </w:t>
    </w:r>
  </w:p>
  <w:p w14:paraId="3F068A5E" w14:textId="77777777" w:rsidR="00FD6B06" w:rsidRDefault="00FD6B06">
    <w:pPr>
      <w:spacing w:after="0" w:line="259" w:lineRule="auto"/>
      <w:ind w:left="0" w:firstLine="0"/>
    </w:pPr>
    <w:r>
      <w:rPr>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7F711"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A280D14" wp14:editId="5D8A93AD">
              <wp:simplePos x="0" y="0"/>
              <wp:positionH relativeFrom="page">
                <wp:posOffset>896417</wp:posOffset>
              </wp:positionH>
              <wp:positionV relativeFrom="page">
                <wp:posOffset>9328100</wp:posOffset>
              </wp:positionV>
              <wp:extent cx="5981065" cy="6096"/>
              <wp:effectExtent l="0" t="0" r="0" b="0"/>
              <wp:wrapSquare wrapText="bothSides"/>
              <wp:docPr id="40289" name="Group 402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7" name="Shape 417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28F30622" id="Group 40289" o:spid="_x0000_s1026" style="position:absolute;margin-left:70.6pt;margin-top:734.5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a7ZKeIICAABZBgAADgAAAAAAAAAAAAAAAAAuAgAAZHJzL2Uyb0RvYy54bWxQSwECLQAUAAYACAAA&#10;ACEAfUsIweIAAAAOAQAADwAAAAAAAAAAAAAAAADcBAAAZHJzL2Rvd25yZXYueG1sUEsFBgAAAAAE&#10;AAQA8wAAAOsFAAAAAA==&#10;">
              <v:shape id="Shape 417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6</w:t>
    </w:r>
    <w:r>
      <w:rPr>
        <w:color w:val="808080"/>
        <w:sz w:val="16"/>
      </w:rPr>
      <w:fldChar w:fldCharType="end"/>
    </w:r>
    <w:r>
      <w:rPr>
        <w:color w:val="808080"/>
        <w:sz w:val="16"/>
      </w:rPr>
      <w:t xml:space="preserve"> How to organize an Azure Data Lake  </w:t>
    </w:r>
  </w:p>
  <w:p w14:paraId="560E21EA" w14:textId="77777777" w:rsidR="00FD6B06" w:rsidRDefault="00FD6B06">
    <w:pPr>
      <w:spacing w:after="0" w:line="259" w:lineRule="auto"/>
      <w:ind w:left="0" w:firstLine="0"/>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B33E3" w14:textId="77777777" w:rsidR="00913433" w:rsidRDefault="00913433">
      <w:pPr>
        <w:spacing w:after="0" w:line="259" w:lineRule="auto"/>
        <w:ind w:left="0" w:firstLine="0"/>
      </w:pPr>
      <w:r>
        <w:separator/>
      </w:r>
    </w:p>
  </w:footnote>
  <w:footnote w:type="continuationSeparator" w:id="0">
    <w:p w14:paraId="6F4FA92D" w14:textId="77777777" w:rsidR="00913433" w:rsidRDefault="00913433">
      <w:pPr>
        <w:spacing w:after="0" w:line="259"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318FB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31071"/>
    <w:multiLevelType w:val="multilevel"/>
    <w:tmpl w:val="02EEBDAC"/>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 w15:restartNumberingAfterBreak="0">
    <w:nsid w:val="0D9C57DE"/>
    <w:multiLevelType w:val="multilevel"/>
    <w:tmpl w:val="469A1248"/>
    <w:lvl w:ilvl="0">
      <w:start w:val="5"/>
      <w:numFmt w:val="decimal"/>
      <w:lvlText w:val="%1"/>
      <w:lvlJc w:val="left"/>
      <w:pPr>
        <w:ind w:left="653" w:hanging="653"/>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 w15:restartNumberingAfterBreak="0">
    <w:nsid w:val="18E701E4"/>
    <w:multiLevelType w:val="hybridMultilevel"/>
    <w:tmpl w:val="566A8E56"/>
    <w:lvl w:ilvl="0" w:tplc="E22417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C4D3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D86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3E6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880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3A6C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16B4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AA37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DE96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E50C43"/>
    <w:multiLevelType w:val="hybridMultilevel"/>
    <w:tmpl w:val="482C145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 w15:restartNumberingAfterBreak="0">
    <w:nsid w:val="1FCE5234"/>
    <w:multiLevelType w:val="hybridMultilevel"/>
    <w:tmpl w:val="DA2A11C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15:restartNumberingAfterBreak="0">
    <w:nsid w:val="23A77999"/>
    <w:multiLevelType w:val="hybridMultilevel"/>
    <w:tmpl w:val="6F7691D4"/>
    <w:lvl w:ilvl="0" w:tplc="EA58C6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7A2B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6EEE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D8B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3AB7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2CE3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1A44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44B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F2D5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D64EE3"/>
    <w:multiLevelType w:val="hybridMultilevel"/>
    <w:tmpl w:val="2DE03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5F600A"/>
    <w:multiLevelType w:val="hybridMultilevel"/>
    <w:tmpl w:val="3BD6067C"/>
    <w:lvl w:ilvl="0" w:tplc="1D186B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6626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9EFC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763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8EFD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7211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566C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8A0E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986D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8B6C26"/>
    <w:multiLevelType w:val="hybridMultilevel"/>
    <w:tmpl w:val="851CE28A"/>
    <w:lvl w:ilvl="0" w:tplc="552CF7F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3A8FBA">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9CE1D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E27C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FEB352">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66E3E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BEA6A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4CD7A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BE7ABE">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8F6BC4"/>
    <w:multiLevelType w:val="multilevel"/>
    <w:tmpl w:val="2EA829C2"/>
    <w:lvl w:ilvl="0">
      <w:start w:val="1"/>
      <w:numFmt w:val="decimal"/>
      <w:lvlText w:val="%1"/>
      <w:lvlJc w:val="left"/>
      <w:pPr>
        <w:ind w:left="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103BB2"/>
    <w:multiLevelType w:val="hybridMultilevel"/>
    <w:tmpl w:val="A2505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A91A17"/>
    <w:multiLevelType w:val="multilevel"/>
    <w:tmpl w:val="24344552"/>
    <w:lvl w:ilvl="0">
      <w:start w:val="5"/>
      <w:numFmt w:val="decimal"/>
      <w:lvlText w:val="%1"/>
      <w:lvlJc w:val="left"/>
      <w:pPr>
        <w:ind w:left="653" w:hanging="65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EE37156"/>
    <w:multiLevelType w:val="hybridMultilevel"/>
    <w:tmpl w:val="84CC02A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659D7C5C"/>
    <w:multiLevelType w:val="multilevel"/>
    <w:tmpl w:val="3AE84C60"/>
    <w:lvl w:ilvl="0">
      <w:start w:val="4"/>
      <w:numFmt w:val="decimal"/>
      <w:lvlText w:val="%1"/>
      <w:lvlJc w:val="left"/>
      <w:pPr>
        <w:ind w:left="653" w:hanging="653"/>
      </w:pPr>
      <w:rPr>
        <w:rFonts w:hint="default"/>
      </w:rPr>
    </w:lvl>
    <w:lvl w:ilvl="1">
      <w:start w:val="2"/>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15" w15:restartNumberingAfterBreak="0">
    <w:nsid w:val="672826BE"/>
    <w:multiLevelType w:val="multilevel"/>
    <w:tmpl w:val="19F2AA26"/>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6" w15:restartNumberingAfterBreak="0">
    <w:nsid w:val="6A0F1364"/>
    <w:multiLevelType w:val="hybridMultilevel"/>
    <w:tmpl w:val="343672D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6E8E1414"/>
    <w:multiLevelType w:val="hybridMultilevel"/>
    <w:tmpl w:val="CC36B1C6"/>
    <w:lvl w:ilvl="0" w:tplc="E5907C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467323"/>
    <w:multiLevelType w:val="hybridMultilevel"/>
    <w:tmpl w:val="CB2E3B7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15:restartNumberingAfterBreak="0">
    <w:nsid w:val="777761F4"/>
    <w:multiLevelType w:val="multilevel"/>
    <w:tmpl w:val="3AE84C60"/>
    <w:lvl w:ilvl="0">
      <w:start w:val="4"/>
      <w:numFmt w:val="decimal"/>
      <w:lvlText w:val="%1"/>
      <w:lvlJc w:val="left"/>
      <w:pPr>
        <w:ind w:left="653" w:hanging="653"/>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20" w15:restartNumberingAfterBreak="0">
    <w:nsid w:val="7D1C6AFC"/>
    <w:multiLevelType w:val="multilevel"/>
    <w:tmpl w:val="459C06FA"/>
    <w:lvl w:ilvl="0">
      <w:start w:val="2"/>
      <w:numFmt w:val="decimal"/>
      <w:pStyle w:val="Heading1"/>
      <w:lvlText w:val="%1"/>
      <w:lvlJc w:val="left"/>
      <w:pPr>
        <w:ind w:left="0"/>
      </w:pPr>
      <w:rPr>
        <w:rFonts w:ascii="Segoe UI" w:eastAsia="Segoe UI" w:hAnsi="Segoe UI" w:cs="Segoe UI"/>
        <w:b w:val="0"/>
        <w:i w:val="0"/>
        <w:strike w:val="0"/>
        <w:dstrike w:val="0"/>
        <w:color w:val="008AC8"/>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abstractNum>
  <w:abstractNum w:abstractNumId="21" w15:restartNumberingAfterBreak="0">
    <w:nsid w:val="7E833E92"/>
    <w:multiLevelType w:val="multilevel"/>
    <w:tmpl w:val="496AC0F4"/>
    <w:lvl w:ilvl="0">
      <w:start w:val="4"/>
      <w:numFmt w:val="decimal"/>
      <w:lvlText w:val="%1"/>
      <w:lvlJc w:val="left"/>
      <w:pPr>
        <w:ind w:left="653" w:hanging="65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9"/>
  </w:num>
  <w:num w:numId="3">
    <w:abstractNumId w:val="8"/>
  </w:num>
  <w:num w:numId="4">
    <w:abstractNumId w:val="6"/>
  </w:num>
  <w:num w:numId="5">
    <w:abstractNumId w:val="3"/>
  </w:num>
  <w:num w:numId="6">
    <w:abstractNumId w:val="20"/>
  </w:num>
  <w:num w:numId="7">
    <w:abstractNumId w:val="19"/>
  </w:num>
  <w:num w:numId="8">
    <w:abstractNumId w:val="13"/>
  </w:num>
  <w:num w:numId="9">
    <w:abstractNumId w:val="14"/>
  </w:num>
  <w:num w:numId="10">
    <w:abstractNumId w:val="7"/>
  </w:num>
  <w:num w:numId="11">
    <w:abstractNumId w:val="11"/>
  </w:num>
  <w:num w:numId="12">
    <w:abstractNumId w:val="15"/>
  </w:num>
  <w:num w:numId="13">
    <w:abstractNumId w:val="21"/>
  </w:num>
  <w:num w:numId="14">
    <w:abstractNumId w:val="1"/>
  </w:num>
  <w:num w:numId="15">
    <w:abstractNumId w:val="12"/>
  </w:num>
  <w:num w:numId="16">
    <w:abstractNumId w:val="2"/>
  </w:num>
  <w:num w:numId="17">
    <w:abstractNumId w:val="0"/>
  </w:num>
  <w:num w:numId="18">
    <w:abstractNumId w:val="16"/>
  </w:num>
  <w:num w:numId="19">
    <w:abstractNumId w:val="5"/>
  </w:num>
  <w:num w:numId="20">
    <w:abstractNumId w:val="18"/>
  </w:num>
  <w:num w:numId="21">
    <w:abstractNumId w:val="20"/>
  </w:num>
  <w:num w:numId="22">
    <w:abstractNumId w:val="20"/>
  </w:num>
  <w:num w:numId="23">
    <w:abstractNumId w:val="20"/>
  </w:num>
  <w:num w:numId="24">
    <w:abstractNumId w:val="4"/>
  </w:num>
  <w:num w:numId="25">
    <w:abstractNumId w:val="20"/>
  </w:num>
  <w:num w:numId="26">
    <w:abstractNumId w:val="17"/>
  </w:num>
  <w:num w:numId="27">
    <w:abstractNumId w:val="20"/>
    <w:lvlOverride w:ilvl="0">
      <w:startOverride w:val="6"/>
    </w:lvlOverride>
    <w:lvlOverride w:ilvl="1">
      <w:startOverride w:val="21"/>
    </w:lvlOverride>
  </w:num>
  <w:num w:numId="28">
    <w:abstractNumId w:val="20"/>
    <w:lvlOverride w:ilvl="0">
      <w:startOverride w:val="6"/>
    </w:lvlOverride>
    <w:lvlOverride w:ilvl="1">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Hamson">
    <w15:presenceInfo w15:providerId="AD" w15:userId="S::chhamso@microsoft.com::18b1e6e0-9a92-43a2-a92d-ac3cf4a06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6C"/>
    <w:rsid w:val="00013B83"/>
    <w:rsid w:val="000161AD"/>
    <w:rsid w:val="0002053F"/>
    <w:rsid w:val="0003645A"/>
    <w:rsid w:val="000473B5"/>
    <w:rsid w:val="000505FE"/>
    <w:rsid w:val="000574ED"/>
    <w:rsid w:val="000578B1"/>
    <w:rsid w:val="00060030"/>
    <w:rsid w:val="00067D77"/>
    <w:rsid w:val="00070F20"/>
    <w:rsid w:val="00072D4C"/>
    <w:rsid w:val="00074FF4"/>
    <w:rsid w:val="0007595C"/>
    <w:rsid w:val="0009051A"/>
    <w:rsid w:val="000B31D7"/>
    <w:rsid w:val="000B6491"/>
    <w:rsid w:val="000B72DF"/>
    <w:rsid w:val="000C2A5A"/>
    <w:rsid w:val="000C3319"/>
    <w:rsid w:val="000F7F21"/>
    <w:rsid w:val="00100E25"/>
    <w:rsid w:val="001026C3"/>
    <w:rsid w:val="00105EAC"/>
    <w:rsid w:val="00110C2C"/>
    <w:rsid w:val="00110FF3"/>
    <w:rsid w:val="00123CCD"/>
    <w:rsid w:val="00124921"/>
    <w:rsid w:val="0012557A"/>
    <w:rsid w:val="00130C1B"/>
    <w:rsid w:val="00132DFD"/>
    <w:rsid w:val="001422A4"/>
    <w:rsid w:val="00150885"/>
    <w:rsid w:val="00157906"/>
    <w:rsid w:val="00160A80"/>
    <w:rsid w:val="00160B38"/>
    <w:rsid w:val="00170435"/>
    <w:rsid w:val="00187D40"/>
    <w:rsid w:val="001A0565"/>
    <w:rsid w:val="001A1372"/>
    <w:rsid w:val="001A5A8F"/>
    <w:rsid w:val="001A7BCF"/>
    <w:rsid w:val="001B61C3"/>
    <w:rsid w:val="001C0768"/>
    <w:rsid w:val="001D070E"/>
    <w:rsid w:val="001D0861"/>
    <w:rsid w:val="001D1C5C"/>
    <w:rsid w:val="001E04F5"/>
    <w:rsid w:val="001E31DD"/>
    <w:rsid w:val="001E69B3"/>
    <w:rsid w:val="002040CA"/>
    <w:rsid w:val="00205407"/>
    <w:rsid w:val="00217AFC"/>
    <w:rsid w:val="002228B1"/>
    <w:rsid w:val="00224065"/>
    <w:rsid w:val="00233708"/>
    <w:rsid w:val="002759EF"/>
    <w:rsid w:val="002849F3"/>
    <w:rsid w:val="00293A90"/>
    <w:rsid w:val="00296174"/>
    <w:rsid w:val="002B35FE"/>
    <w:rsid w:val="002B606D"/>
    <w:rsid w:val="002D12AA"/>
    <w:rsid w:val="002D2996"/>
    <w:rsid w:val="002E17F1"/>
    <w:rsid w:val="00314EE6"/>
    <w:rsid w:val="00323872"/>
    <w:rsid w:val="00331CF1"/>
    <w:rsid w:val="00335881"/>
    <w:rsid w:val="00362F23"/>
    <w:rsid w:val="00363A2B"/>
    <w:rsid w:val="003740FD"/>
    <w:rsid w:val="003849AE"/>
    <w:rsid w:val="00386895"/>
    <w:rsid w:val="003A0D12"/>
    <w:rsid w:val="003A1424"/>
    <w:rsid w:val="003D5FA5"/>
    <w:rsid w:val="003D7910"/>
    <w:rsid w:val="00426B50"/>
    <w:rsid w:val="00446DE7"/>
    <w:rsid w:val="00447C7B"/>
    <w:rsid w:val="004650E2"/>
    <w:rsid w:val="00477867"/>
    <w:rsid w:val="0049580F"/>
    <w:rsid w:val="004A77B3"/>
    <w:rsid w:val="004B36EA"/>
    <w:rsid w:val="004B3843"/>
    <w:rsid w:val="004B6BAB"/>
    <w:rsid w:val="004C3EC8"/>
    <w:rsid w:val="004D1E3C"/>
    <w:rsid w:val="004E14C4"/>
    <w:rsid w:val="004E1D14"/>
    <w:rsid w:val="004E3169"/>
    <w:rsid w:val="00504012"/>
    <w:rsid w:val="005078D7"/>
    <w:rsid w:val="00511225"/>
    <w:rsid w:val="005156F8"/>
    <w:rsid w:val="00517068"/>
    <w:rsid w:val="00517EA2"/>
    <w:rsid w:val="00536126"/>
    <w:rsid w:val="0053773D"/>
    <w:rsid w:val="00540BF4"/>
    <w:rsid w:val="005474E8"/>
    <w:rsid w:val="00553758"/>
    <w:rsid w:val="00555C63"/>
    <w:rsid w:val="00570DF6"/>
    <w:rsid w:val="00587C81"/>
    <w:rsid w:val="005B38FB"/>
    <w:rsid w:val="005B663A"/>
    <w:rsid w:val="005C022F"/>
    <w:rsid w:val="005C3757"/>
    <w:rsid w:val="005C5173"/>
    <w:rsid w:val="005E1DE9"/>
    <w:rsid w:val="00603F2F"/>
    <w:rsid w:val="0061190B"/>
    <w:rsid w:val="00612F5D"/>
    <w:rsid w:val="00625F95"/>
    <w:rsid w:val="00632831"/>
    <w:rsid w:val="00633CE7"/>
    <w:rsid w:val="00641F7B"/>
    <w:rsid w:val="00650336"/>
    <w:rsid w:val="006507F2"/>
    <w:rsid w:val="006625EE"/>
    <w:rsid w:val="00664750"/>
    <w:rsid w:val="006718FE"/>
    <w:rsid w:val="00680754"/>
    <w:rsid w:val="0068121B"/>
    <w:rsid w:val="00681A6C"/>
    <w:rsid w:val="006851DB"/>
    <w:rsid w:val="00687D80"/>
    <w:rsid w:val="00694309"/>
    <w:rsid w:val="006A178F"/>
    <w:rsid w:val="006A426F"/>
    <w:rsid w:val="006A6E43"/>
    <w:rsid w:val="006B1021"/>
    <w:rsid w:val="006B27FC"/>
    <w:rsid w:val="006B29CE"/>
    <w:rsid w:val="006B2A93"/>
    <w:rsid w:val="006B5F07"/>
    <w:rsid w:val="006C3EF1"/>
    <w:rsid w:val="006C4543"/>
    <w:rsid w:val="006D18F5"/>
    <w:rsid w:val="006D23F7"/>
    <w:rsid w:val="006D3169"/>
    <w:rsid w:val="006D6D3B"/>
    <w:rsid w:val="006D7F96"/>
    <w:rsid w:val="006E0100"/>
    <w:rsid w:val="006E0B25"/>
    <w:rsid w:val="006E5A40"/>
    <w:rsid w:val="006F572F"/>
    <w:rsid w:val="00714059"/>
    <w:rsid w:val="00730A30"/>
    <w:rsid w:val="007361E8"/>
    <w:rsid w:val="00737F84"/>
    <w:rsid w:val="00742DAB"/>
    <w:rsid w:val="00775858"/>
    <w:rsid w:val="00796587"/>
    <w:rsid w:val="007A1D20"/>
    <w:rsid w:val="007B0917"/>
    <w:rsid w:val="007C3F6F"/>
    <w:rsid w:val="007D2914"/>
    <w:rsid w:val="007D66E1"/>
    <w:rsid w:val="007E7EA4"/>
    <w:rsid w:val="007F5E89"/>
    <w:rsid w:val="008036F3"/>
    <w:rsid w:val="008102DB"/>
    <w:rsid w:val="00813D50"/>
    <w:rsid w:val="0081650F"/>
    <w:rsid w:val="00823177"/>
    <w:rsid w:val="00851312"/>
    <w:rsid w:val="00864404"/>
    <w:rsid w:val="00880617"/>
    <w:rsid w:val="00883FBB"/>
    <w:rsid w:val="00884296"/>
    <w:rsid w:val="008B0DF7"/>
    <w:rsid w:val="008B0FC8"/>
    <w:rsid w:val="008B1A6B"/>
    <w:rsid w:val="008B33BE"/>
    <w:rsid w:val="008B701A"/>
    <w:rsid w:val="008C2B0B"/>
    <w:rsid w:val="008C2D73"/>
    <w:rsid w:val="008C6146"/>
    <w:rsid w:val="008D50C5"/>
    <w:rsid w:val="008D7711"/>
    <w:rsid w:val="008E1C6D"/>
    <w:rsid w:val="008E1FC1"/>
    <w:rsid w:val="008E5B43"/>
    <w:rsid w:val="00901D69"/>
    <w:rsid w:val="00912DD5"/>
    <w:rsid w:val="00913433"/>
    <w:rsid w:val="0093175C"/>
    <w:rsid w:val="00934199"/>
    <w:rsid w:val="009355AE"/>
    <w:rsid w:val="00941D4F"/>
    <w:rsid w:val="0094797C"/>
    <w:rsid w:val="00955856"/>
    <w:rsid w:val="00956293"/>
    <w:rsid w:val="009635B3"/>
    <w:rsid w:val="00982293"/>
    <w:rsid w:val="00986733"/>
    <w:rsid w:val="009910CC"/>
    <w:rsid w:val="00992126"/>
    <w:rsid w:val="009A4059"/>
    <w:rsid w:val="009A4264"/>
    <w:rsid w:val="009A4CAB"/>
    <w:rsid w:val="009C705B"/>
    <w:rsid w:val="009E01FF"/>
    <w:rsid w:val="009F6942"/>
    <w:rsid w:val="00A03931"/>
    <w:rsid w:val="00A06871"/>
    <w:rsid w:val="00A12DFA"/>
    <w:rsid w:val="00A14517"/>
    <w:rsid w:val="00A1715A"/>
    <w:rsid w:val="00A3012A"/>
    <w:rsid w:val="00A37641"/>
    <w:rsid w:val="00A50FCE"/>
    <w:rsid w:val="00A55307"/>
    <w:rsid w:val="00A646A7"/>
    <w:rsid w:val="00A6537B"/>
    <w:rsid w:val="00A92AF7"/>
    <w:rsid w:val="00AB5034"/>
    <w:rsid w:val="00AC078C"/>
    <w:rsid w:val="00AC5FE2"/>
    <w:rsid w:val="00AC7A64"/>
    <w:rsid w:val="00AD4FC6"/>
    <w:rsid w:val="00AD6477"/>
    <w:rsid w:val="00AD7583"/>
    <w:rsid w:val="00AE6C22"/>
    <w:rsid w:val="00B10850"/>
    <w:rsid w:val="00B13166"/>
    <w:rsid w:val="00B17EB1"/>
    <w:rsid w:val="00B25743"/>
    <w:rsid w:val="00B338C1"/>
    <w:rsid w:val="00B407CF"/>
    <w:rsid w:val="00B4203B"/>
    <w:rsid w:val="00B45450"/>
    <w:rsid w:val="00B45CF5"/>
    <w:rsid w:val="00B5231C"/>
    <w:rsid w:val="00B560F5"/>
    <w:rsid w:val="00B62A68"/>
    <w:rsid w:val="00B62EA1"/>
    <w:rsid w:val="00B63E70"/>
    <w:rsid w:val="00B65155"/>
    <w:rsid w:val="00B70AE9"/>
    <w:rsid w:val="00B75662"/>
    <w:rsid w:val="00B81EC2"/>
    <w:rsid w:val="00B950D3"/>
    <w:rsid w:val="00B96834"/>
    <w:rsid w:val="00BA0870"/>
    <w:rsid w:val="00BA20CA"/>
    <w:rsid w:val="00BA4A3E"/>
    <w:rsid w:val="00BA4A53"/>
    <w:rsid w:val="00BB14A9"/>
    <w:rsid w:val="00BD5085"/>
    <w:rsid w:val="00BE036B"/>
    <w:rsid w:val="00BF54FC"/>
    <w:rsid w:val="00C032BF"/>
    <w:rsid w:val="00C07C33"/>
    <w:rsid w:val="00C13CAE"/>
    <w:rsid w:val="00C14DFD"/>
    <w:rsid w:val="00C16AAF"/>
    <w:rsid w:val="00C23FA8"/>
    <w:rsid w:val="00C301F9"/>
    <w:rsid w:val="00C32FFC"/>
    <w:rsid w:val="00C33782"/>
    <w:rsid w:val="00C36069"/>
    <w:rsid w:val="00C3678B"/>
    <w:rsid w:val="00C42811"/>
    <w:rsid w:val="00C5321F"/>
    <w:rsid w:val="00C615E6"/>
    <w:rsid w:val="00C738A8"/>
    <w:rsid w:val="00C73DF8"/>
    <w:rsid w:val="00C80F78"/>
    <w:rsid w:val="00C81337"/>
    <w:rsid w:val="00C83514"/>
    <w:rsid w:val="00C8792E"/>
    <w:rsid w:val="00C956F8"/>
    <w:rsid w:val="00C9610B"/>
    <w:rsid w:val="00C96219"/>
    <w:rsid w:val="00C96DF7"/>
    <w:rsid w:val="00CA1699"/>
    <w:rsid w:val="00CD308B"/>
    <w:rsid w:val="00CE7831"/>
    <w:rsid w:val="00CF2D93"/>
    <w:rsid w:val="00D00250"/>
    <w:rsid w:val="00D0622D"/>
    <w:rsid w:val="00D103CB"/>
    <w:rsid w:val="00D11B6E"/>
    <w:rsid w:val="00D124E0"/>
    <w:rsid w:val="00D13D9D"/>
    <w:rsid w:val="00D21D75"/>
    <w:rsid w:val="00D22A08"/>
    <w:rsid w:val="00D22D07"/>
    <w:rsid w:val="00D2377E"/>
    <w:rsid w:val="00D254AC"/>
    <w:rsid w:val="00D2617D"/>
    <w:rsid w:val="00D436B1"/>
    <w:rsid w:val="00D4515F"/>
    <w:rsid w:val="00D57D60"/>
    <w:rsid w:val="00D75E19"/>
    <w:rsid w:val="00D77B6B"/>
    <w:rsid w:val="00D85EB5"/>
    <w:rsid w:val="00D92A6F"/>
    <w:rsid w:val="00D94C20"/>
    <w:rsid w:val="00DA0E04"/>
    <w:rsid w:val="00DC2A35"/>
    <w:rsid w:val="00DC3753"/>
    <w:rsid w:val="00DD4A1A"/>
    <w:rsid w:val="00DF123E"/>
    <w:rsid w:val="00DF6FC5"/>
    <w:rsid w:val="00E020A6"/>
    <w:rsid w:val="00E06CBF"/>
    <w:rsid w:val="00E248C4"/>
    <w:rsid w:val="00E524AA"/>
    <w:rsid w:val="00E602A7"/>
    <w:rsid w:val="00E645A2"/>
    <w:rsid w:val="00E7570A"/>
    <w:rsid w:val="00E95317"/>
    <w:rsid w:val="00E97E28"/>
    <w:rsid w:val="00EA3926"/>
    <w:rsid w:val="00EA6CF2"/>
    <w:rsid w:val="00EC5122"/>
    <w:rsid w:val="00EE3097"/>
    <w:rsid w:val="00EE6F72"/>
    <w:rsid w:val="00EE7F8E"/>
    <w:rsid w:val="00EF44C4"/>
    <w:rsid w:val="00EF6AB5"/>
    <w:rsid w:val="00EF7EA9"/>
    <w:rsid w:val="00F0546F"/>
    <w:rsid w:val="00F06847"/>
    <w:rsid w:val="00F14B02"/>
    <w:rsid w:val="00F17FED"/>
    <w:rsid w:val="00F2030E"/>
    <w:rsid w:val="00F20CCE"/>
    <w:rsid w:val="00F20F13"/>
    <w:rsid w:val="00F61EB5"/>
    <w:rsid w:val="00F70506"/>
    <w:rsid w:val="00F74810"/>
    <w:rsid w:val="00F75FA5"/>
    <w:rsid w:val="00F85E51"/>
    <w:rsid w:val="00FA5D97"/>
    <w:rsid w:val="00FA661F"/>
    <w:rsid w:val="00FD1CF5"/>
    <w:rsid w:val="00FD6B06"/>
    <w:rsid w:val="00FE2314"/>
    <w:rsid w:val="00FE32C5"/>
    <w:rsid w:val="00FE522A"/>
    <w:rsid w:val="00FE70F6"/>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44E2"/>
  <w15:docId w15:val="{01A1AAEC-C5AE-4080-91F5-C601AE94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5" w:line="270" w:lineRule="auto"/>
      <w:ind w:left="730" w:hanging="10"/>
    </w:pPr>
    <w:rPr>
      <w:rFonts w:ascii="Segoe UI" w:eastAsia="Segoe UI" w:hAnsi="Segoe UI" w:cs="Segoe UI"/>
      <w:color w:val="000000"/>
    </w:rPr>
  </w:style>
  <w:style w:type="paragraph" w:styleId="Heading1">
    <w:name w:val="heading 1"/>
    <w:next w:val="Normal"/>
    <w:link w:val="Heading1Char"/>
    <w:uiPriority w:val="9"/>
    <w:qFormat/>
    <w:pPr>
      <w:keepNext/>
      <w:keepLines/>
      <w:numPr>
        <w:numId w:val="6"/>
      </w:numPr>
      <w:spacing w:after="189" w:line="265" w:lineRule="auto"/>
      <w:outlineLvl w:val="0"/>
    </w:pPr>
    <w:rPr>
      <w:rFonts w:ascii="Segoe UI" w:eastAsia="Segoe UI" w:hAnsi="Segoe UI" w:cs="Segoe UI"/>
      <w:color w:val="008AC8"/>
      <w:sz w:val="36"/>
    </w:rPr>
  </w:style>
  <w:style w:type="paragraph" w:styleId="Heading2">
    <w:name w:val="heading 2"/>
    <w:next w:val="Normal"/>
    <w:link w:val="Heading2Char"/>
    <w:uiPriority w:val="9"/>
    <w:unhideWhenUsed/>
    <w:qFormat/>
    <w:pPr>
      <w:keepNext/>
      <w:keepLines/>
      <w:numPr>
        <w:ilvl w:val="1"/>
        <w:numId w:val="6"/>
      </w:numPr>
      <w:spacing w:after="98"/>
      <w:outlineLvl w:val="1"/>
    </w:pPr>
    <w:rPr>
      <w:rFonts w:ascii="Segoe UI" w:eastAsia="Segoe UI" w:hAnsi="Segoe UI" w:cs="Segoe UI"/>
      <w:color w:val="008AC8"/>
      <w:sz w:val="32"/>
    </w:rPr>
  </w:style>
  <w:style w:type="paragraph" w:styleId="Heading3">
    <w:name w:val="heading 3"/>
    <w:next w:val="Normal"/>
    <w:link w:val="Heading3Char"/>
    <w:uiPriority w:val="9"/>
    <w:unhideWhenUsed/>
    <w:qFormat/>
    <w:pPr>
      <w:keepNext/>
      <w:keepLines/>
      <w:spacing w:after="142"/>
      <w:ind w:left="372" w:hanging="10"/>
      <w:outlineLvl w:val="2"/>
    </w:pPr>
    <w:rPr>
      <w:rFonts w:ascii="Segoe UI" w:eastAsia="Segoe UI" w:hAnsi="Segoe UI" w:cs="Segoe UI"/>
      <w:color w:val="008AC8"/>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Segoe UI" w:eastAsia="Segoe UI" w:hAnsi="Segoe UI" w:cs="Segoe UI"/>
      <w:color w:val="000000"/>
      <w:sz w:val="20"/>
    </w:rPr>
  </w:style>
  <w:style w:type="character" w:customStyle="1" w:styleId="footnotedescriptionChar">
    <w:name w:val="footnote description Char"/>
    <w:link w:val="footnotedescription"/>
    <w:rPr>
      <w:rFonts w:ascii="Segoe UI" w:eastAsia="Segoe UI" w:hAnsi="Segoe UI" w:cs="Segoe UI"/>
      <w:color w:val="000000"/>
      <w:sz w:val="20"/>
    </w:rPr>
  </w:style>
  <w:style w:type="character" w:customStyle="1" w:styleId="Heading3Char">
    <w:name w:val="Heading 3 Char"/>
    <w:link w:val="Heading3"/>
    <w:rPr>
      <w:rFonts w:ascii="Segoe UI" w:eastAsia="Segoe UI" w:hAnsi="Segoe UI" w:cs="Segoe UI"/>
      <w:color w:val="008AC8"/>
      <w:sz w:val="28"/>
    </w:rPr>
  </w:style>
  <w:style w:type="character" w:customStyle="1" w:styleId="Heading1Char">
    <w:name w:val="Heading 1 Char"/>
    <w:link w:val="Heading1"/>
    <w:rPr>
      <w:rFonts w:ascii="Segoe UI" w:eastAsia="Segoe UI" w:hAnsi="Segoe UI" w:cs="Segoe UI"/>
      <w:color w:val="008AC8"/>
      <w:sz w:val="36"/>
    </w:rPr>
  </w:style>
  <w:style w:type="character" w:customStyle="1" w:styleId="Heading2Char">
    <w:name w:val="Heading 2 Char"/>
    <w:link w:val="Heading2"/>
    <w:rPr>
      <w:rFonts w:ascii="Segoe UI" w:eastAsia="Segoe UI" w:hAnsi="Segoe UI" w:cs="Segoe UI"/>
      <w:color w:val="008AC8"/>
      <w:sz w:val="32"/>
    </w:rPr>
  </w:style>
  <w:style w:type="character" w:customStyle="1" w:styleId="footnotemark">
    <w:name w:val="footnote mark"/>
    <w:hidden/>
    <w:rPr>
      <w:rFonts w:ascii="Segoe UI" w:eastAsia="Segoe UI" w:hAnsi="Segoe UI" w:cs="Segoe U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0161AD"/>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161AD"/>
    <w:pPr>
      <w:spacing w:after="100"/>
      <w:ind w:left="0"/>
    </w:pPr>
  </w:style>
  <w:style w:type="paragraph" w:styleId="TOC2">
    <w:name w:val="toc 2"/>
    <w:basedOn w:val="Normal"/>
    <w:next w:val="Normal"/>
    <w:autoRedefine/>
    <w:uiPriority w:val="39"/>
    <w:unhideWhenUsed/>
    <w:rsid w:val="000161AD"/>
    <w:pPr>
      <w:spacing w:after="100"/>
      <w:ind w:left="220"/>
    </w:pPr>
  </w:style>
  <w:style w:type="paragraph" w:styleId="TOC3">
    <w:name w:val="toc 3"/>
    <w:basedOn w:val="Normal"/>
    <w:next w:val="Normal"/>
    <w:autoRedefine/>
    <w:uiPriority w:val="39"/>
    <w:unhideWhenUsed/>
    <w:rsid w:val="000161AD"/>
    <w:pPr>
      <w:spacing w:after="100"/>
      <w:ind w:left="440"/>
    </w:pPr>
  </w:style>
  <w:style w:type="character" w:styleId="Hyperlink">
    <w:name w:val="Hyperlink"/>
    <w:basedOn w:val="DefaultParagraphFont"/>
    <w:uiPriority w:val="99"/>
    <w:unhideWhenUsed/>
    <w:rsid w:val="000161AD"/>
    <w:rPr>
      <w:color w:val="0563C1" w:themeColor="hyperlink"/>
      <w:u w:val="single"/>
    </w:rPr>
  </w:style>
  <w:style w:type="paragraph" w:styleId="ListParagraph">
    <w:name w:val="List Paragraph"/>
    <w:basedOn w:val="Normal"/>
    <w:uiPriority w:val="34"/>
    <w:qFormat/>
    <w:rsid w:val="00694309"/>
    <w:pPr>
      <w:ind w:left="720"/>
      <w:contextualSpacing/>
    </w:pPr>
  </w:style>
  <w:style w:type="paragraph" w:styleId="NormalWeb">
    <w:name w:val="Normal (Web)"/>
    <w:basedOn w:val="Normal"/>
    <w:uiPriority w:val="99"/>
    <w:semiHidden/>
    <w:unhideWhenUsed/>
    <w:rsid w:val="00217AF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FD6B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6B06"/>
    <w:rPr>
      <w:rFonts w:ascii="Times New Roman" w:eastAsia="Segoe UI" w:hAnsi="Times New Roman" w:cs="Times New Roman"/>
      <w:color w:val="000000"/>
      <w:sz w:val="18"/>
      <w:szCs w:val="18"/>
    </w:rPr>
  </w:style>
  <w:style w:type="paragraph" w:styleId="DocumentMap">
    <w:name w:val="Document Map"/>
    <w:basedOn w:val="Normal"/>
    <w:link w:val="DocumentMapChar"/>
    <w:uiPriority w:val="99"/>
    <w:semiHidden/>
    <w:unhideWhenUsed/>
    <w:rsid w:val="003740F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740FD"/>
    <w:rPr>
      <w:rFonts w:ascii="Times New Roman" w:eastAsia="Segoe UI" w:hAnsi="Times New Roman" w:cs="Times New Roman"/>
      <w:color w:val="000000"/>
      <w:sz w:val="24"/>
      <w:szCs w:val="24"/>
    </w:rPr>
  </w:style>
  <w:style w:type="paragraph" w:styleId="Header">
    <w:name w:val="header"/>
    <w:basedOn w:val="Normal"/>
    <w:link w:val="HeaderChar"/>
    <w:uiPriority w:val="99"/>
    <w:unhideWhenUsed/>
    <w:rsid w:val="00D75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E19"/>
    <w:rPr>
      <w:rFonts w:ascii="Segoe UI" w:eastAsia="Segoe UI" w:hAnsi="Segoe UI" w:cs="Segoe UI"/>
      <w:color w:val="000000"/>
    </w:rPr>
  </w:style>
  <w:style w:type="character" w:styleId="Strong">
    <w:name w:val="Strong"/>
    <w:basedOn w:val="DefaultParagraphFont"/>
    <w:uiPriority w:val="22"/>
    <w:qFormat/>
    <w:rsid w:val="002E17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9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117" Type="http://schemas.openxmlformats.org/officeDocument/2006/relationships/hyperlink" Target="https://docs.microsoft.com/en-us/azure/hdinsight/" TargetMode="External"/><Relationship Id="rId21" Type="http://schemas.openxmlformats.org/officeDocument/2006/relationships/image" Target="media/image12.png"/><Relationship Id="rId42" Type="http://schemas.openxmlformats.org/officeDocument/2006/relationships/image" Target="media/image24.jpg"/><Relationship Id="rId47" Type="http://schemas.openxmlformats.org/officeDocument/2006/relationships/hyperlink" Target="https://docs.microsoft.com/en-us/azure/data-lake-store/" TargetMode="External"/><Relationship Id="rId63" Type="http://schemas.openxmlformats.org/officeDocument/2006/relationships/hyperlink" Target="https://docs.microsoft.com/en-us/azure/data-factory/" TargetMode="External"/><Relationship Id="rId68" Type="http://schemas.openxmlformats.org/officeDocument/2006/relationships/hyperlink" Target="https://docs.microsoft.com/en-us/azure/data-factory/" TargetMode="External"/><Relationship Id="rId84" Type="http://schemas.openxmlformats.org/officeDocument/2006/relationships/hyperlink" Target="https://docs.microsoft.com/en-us/azure/sql-data-warehouse/" TargetMode="External"/><Relationship Id="rId89" Type="http://schemas.openxmlformats.org/officeDocument/2006/relationships/hyperlink" Target="https://docs.microsoft.com/en-us/azure/sql-data-warehouse/" TargetMode="External"/><Relationship Id="rId112" Type="http://schemas.openxmlformats.org/officeDocument/2006/relationships/hyperlink" Target="https://powerbi.microsoft.com/en-us/documentation/powerbi-landing-page/" TargetMode="External"/><Relationship Id="rId16" Type="http://schemas.openxmlformats.org/officeDocument/2006/relationships/image" Target="media/image7.png"/><Relationship Id="rId107" Type="http://schemas.openxmlformats.org/officeDocument/2006/relationships/hyperlink" Target="https://powerbi.microsoft.com/en-us/documentation/powerbi-landing-page/" TargetMode="External"/><Relationship Id="rId11" Type="http://schemas.openxmlformats.org/officeDocument/2006/relationships/image" Target="media/image5.png"/><Relationship Id="rId32" Type="http://schemas.openxmlformats.org/officeDocument/2006/relationships/image" Target="media/image17.jpg"/><Relationship Id="rId37" Type="http://schemas.openxmlformats.org/officeDocument/2006/relationships/hyperlink" Target="https://en.wikipedia.org/wiki/Advanced_Encryption_Standard" TargetMode="External"/><Relationship Id="rId53" Type="http://schemas.openxmlformats.org/officeDocument/2006/relationships/hyperlink" Target="https://docs.microsoft.com/en-us/azure/data-lake-store/" TargetMode="External"/><Relationship Id="rId58" Type="http://schemas.openxmlformats.org/officeDocument/2006/relationships/hyperlink" Target="https://docs.microsoft.com/en-us/azure/data-lake-analytics/" TargetMode="External"/><Relationship Id="rId74" Type="http://schemas.openxmlformats.org/officeDocument/2006/relationships/hyperlink" Target="https://azure.microsoft.com/en-us/services/data-catalog/" TargetMode="External"/><Relationship Id="rId79" Type="http://schemas.openxmlformats.org/officeDocument/2006/relationships/hyperlink" Target="https://docs.microsoft.com/en-us/azure/sql-database/" TargetMode="External"/><Relationship Id="rId102" Type="http://schemas.openxmlformats.org/officeDocument/2006/relationships/hyperlink" Target="https://docs.microsoft.com/en-us/azure/analysis-services/" TargetMode="External"/><Relationship Id="rId123"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cs.microsoft.com/en-us/azure/data-lake-analytics/" TargetMode="External"/><Relationship Id="rId82" Type="http://schemas.openxmlformats.org/officeDocument/2006/relationships/hyperlink" Target="https://docs.microsoft.com/en-us/azure/sql-data-warehouse/" TargetMode="External"/><Relationship Id="rId90" Type="http://schemas.openxmlformats.org/officeDocument/2006/relationships/hyperlink" Target="https://docs.microsoft.com/en-us/azure/mysql/" TargetMode="External"/><Relationship Id="rId95" Type="http://schemas.openxmlformats.org/officeDocument/2006/relationships/hyperlink" Target="https://docs.microsoft.com/en-us/azure/postgresql/" TargetMode="External"/><Relationship Id="rId19" Type="http://schemas.openxmlformats.org/officeDocument/2006/relationships/image" Target="media/image10.png"/><Relationship Id="rId14"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5.jpg"/><Relationship Id="rId30" Type="http://schemas.openxmlformats.org/officeDocument/2006/relationships/footer" Target="footer8.xml"/><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hyperlink" Target="https://docs.microsoft.com/en-us/azure/data-lake-store/" TargetMode="External"/><Relationship Id="rId56" Type="http://schemas.openxmlformats.org/officeDocument/2006/relationships/hyperlink" Target="https://docs.microsoft.com/en-us/azure/data-lake-analytics/" TargetMode="External"/><Relationship Id="rId64" Type="http://schemas.openxmlformats.org/officeDocument/2006/relationships/hyperlink" Target="https://docs.microsoft.com/en-us/azure/data-factory/" TargetMode="External"/><Relationship Id="rId69" Type="http://schemas.openxmlformats.org/officeDocument/2006/relationships/hyperlink" Target="https://azure.microsoft.com/en-us/services/data-catalog/" TargetMode="External"/><Relationship Id="rId77" Type="http://schemas.openxmlformats.org/officeDocument/2006/relationships/hyperlink" Target="https://docs.microsoft.com/en-us/azure/sql-database/" TargetMode="External"/><Relationship Id="rId100" Type="http://schemas.openxmlformats.org/officeDocument/2006/relationships/hyperlink" Target="https://docs.microsoft.com/en-us/azure/analysis-services/" TargetMode="External"/><Relationship Id="rId105" Type="http://schemas.openxmlformats.org/officeDocument/2006/relationships/hyperlink" Target="https://powerbi.microsoft.com/en-us/documentation/powerbi-landing-page/" TargetMode="External"/><Relationship Id="rId113" Type="http://schemas.openxmlformats.org/officeDocument/2006/relationships/hyperlink" Target="https://powerbi.microsoft.com/en-us/documentation/powerbi-landing-page/" TargetMode="External"/><Relationship Id="rId118" Type="http://schemas.openxmlformats.org/officeDocument/2006/relationships/hyperlink" Target="https://docs.microsoft.com/en-us/azure/hdinsight/" TargetMode="External"/><Relationship Id="rId8" Type="http://schemas.openxmlformats.org/officeDocument/2006/relationships/image" Target="media/image2.png"/><Relationship Id="rId51" Type="http://schemas.openxmlformats.org/officeDocument/2006/relationships/hyperlink" Target="https://docs.microsoft.com/en-us/azure/data-lake-store/" TargetMode="External"/><Relationship Id="rId72" Type="http://schemas.openxmlformats.org/officeDocument/2006/relationships/hyperlink" Target="https://azure.microsoft.com/en-us/services/data-catalog/" TargetMode="External"/><Relationship Id="rId80" Type="http://schemas.openxmlformats.org/officeDocument/2006/relationships/hyperlink" Target="https://docs.microsoft.com/en-us/azure/sql-database/" TargetMode="External"/><Relationship Id="rId85" Type="http://schemas.openxmlformats.org/officeDocument/2006/relationships/hyperlink" Target="https://docs.microsoft.com/en-us/azure/sql-data-warehouse/" TargetMode="External"/><Relationship Id="rId93" Type="http://schemas.openxmlformats.org/officeDocument/2006/relationships/hyperlink" Target="https://docs.microsoft.com/en-us/azure/mysql/" TargetMode="External"/><Relationship Id="rId98" Type="http://schemas.openxmlformats.org/officeDocument/2006/relationships/hyperlink" Target="https://docs.microsoft.com/en-us/azure/analysis-services/" TargetMode="External"/><Relationship Id="rId121"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18.emf"/><Relationship Id="rId38" Type="http://schemas.openxmlformats.org/officeDocument/2006/relationships/hyperlink" Target="https://docs.microsoft.com/en-us/azure/virtual-network/virtual-network-service-endpoints-overview" TargetMode="External"/><Relationship Id="rId46" Type="http://schemas.openxmlformats.org/officeDocument/2006/relationships/hyperlink" Target="https://docs.microsoft.com/en-us/azure/data-lake-store/" TargetMode="External"/><Relationship Id="rId59" Type="http://schemas.openxmlformats.org/officeDocument/2006/relationships/hyperlink" Target="https://docs.microsoft.com/en-us/azure/data-lake-analytics/" TargetMode="External"/><Relationship Id="rId67" Type="http://schemas.openxmlformats.org/officeDocument/2006/relationships/hyperlink" Target="https://docs.microsoft.com/en-us/azure/data-factory/" TargetMode="External"/><Relationship Id="rId103" Type="http://schemas.openxmlformats.org/officeDocument/2006/relationships/hyperlink" Target="https://docs.microsoft.com/en-us/azure/analysis-services/" TargetMode="External"/><Relationship Id="rId108" Type="http://schemas.openxmlformats.org/officeDocument/2006/relationships/hyperlink" Target="https://powerbi.microsoft.com/en-us/documentation/powerbi-landing-page/" TargetMode="External"/><Relationship Id="rId116" Type="http://schemas.openxmlformats.org/officeDocument/2006/relationships/hyperlink" Target="https://docs.microsoft.com/en-us/azure/hdinsight/" TargetMode="External"/><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jpg"/><Relationship Id="rId54" Type="http://schemas.openxmlformats.org/officeDocument/2006/relationships/hyperlink" Target="https://docs.microsoft.com/en-us/azure/data-lake-analytics/" TargetMode="External"/><Relationship Id="rId62" Type="http://schemas.openxmlformats.org/officeDocument/2006/relationships/hyperlink" Target="https://docs.microsoft.com/en-us/azure/data-factory/" TargetMode="External"/><Relationship Id="rId70" Type="http://schemas.openxmlformats.org/officeDocument/2006/relationships/hyperlink" Target="https://azure.microsoft.com/en-us/services/data-catalog/" TargetMode="External"/><Relationship Id="rId75" Type="http://schemas.openxmlformats.org/officeDocument/2006/relationships/hyperlink" Target="https://azure.microsoft.com/en-us/services/data-catalog/" TargetMode="External"/><Relationship Id="rId83" Type="http://schemas.openxmlformats.org/officeDocument/2006/relationships/hyperlink" Target="https://docs.microsoft.com/en-us/azure/sql-data-warehouse/" TargetMode="External"/><Relationship Id="rId88" Type="http://schemas.openxmlformats.org/officeDocument/2006/relationships/hyperlink" Target="https://docs.microsoft.com/en-us/azure/sql-data-warehouse/" TargetMode="External"/><Relationship Id="rId91" Type="http://schemas.openxmlformats.org/officeDocument/2006/relationships/hyperlink" Target="https://docs.microsoft.com/en-us/azure/mysql/" TargetMode="External"/><Relationship Id="rId96" Type="http://schemas.openxmlformats.org/officeDocument/2006/relationships/hyperlink" Target="https://docs.microsoft.com/en-us/azure/postgresql/" TargetMode="External"/><Relationship Id="rId111" Type="http://schemas.openxmlformats.org/officeDocument/2006/relationships/hyperlink" Target="https://powerbi.microsoft.com/en-us/documentation/powerbi-landing-pa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jpg"/><Relationship Id="rId36" Type="http://schemas.openxmlformats.org/officeDocument/2006/relationships/image" Target="media/image20.png"/><Relationship Id="rId49" Type="http://schemas.openxmlformats.org/officeDocument/2006/relationships/hyperlink" Target="https://docs.microsoft.com/en-us/azure/data-lake-store/" TargetMode="External"/><Relationship Id="rId57" Type="http://schemas.openxmlformats.org/officeDocument/2006/relationships/hyperlink" Target="https://docs.microsoft.com/en-us/azure/data-lake-analytics/" TargetMode="External"/><Relationship Id="rId106" Type="http://schemas.openxmlformats.org/officeDocument/2006/relationships/hyperlink" Target="https://powerbi.microsoft.com/en-us/documentation/powerbi-landing-page/" TargetMode="External"/><Relationship Id="rId114" Type="http://schemas.openxmlformats.org/officeDocument/2006/relationships/hyperlink" Target="https://docs.microsoft.com/en-us/azure/hdinsight/" TargetMode="External"/><Relationship Id="rId119" Type="http://schemas.openxmlformats.org/officeDocument/2006/relationships/footer" Target="footer10.xml"/><Relationship Id="rId10" Type="http://schemas.openxmlformats.org/officeDocument/2006/relationships/image" Target="media/image4.png"/><Relationship Id="rId31" Type="http://schemas.openxmlformats.org/officeDocument/2006/relationships/footer" Target="footer9.xml"/><Relationship Id="rId44" Type="http://schemas.openxmlformats.org/officeDocument/2006/relationships/image" Target="media/image26.jpg"/><Relationship Id="rId52" Type="http://schemas.openxmlformats.org/officeDocument/2006/relationships/hyperlink" Target="https://docs.microsoft.com/en-us/azure/data-lake-store/" TargetMode="External"/><Relationship Id="rId60" Type="http://schemas.openxmlformats.org/officeDocument/2006/relationships/hyperlink" Target="https://docs.microsoft.com/en-us/azure/data-lake-analytics/" TargetMode="External"/><Relationship Id="rId65" Type="http://schemas.openxmlformats.org/officeDocument/2006/relationships/hyperlink" Target="https://docs.microsoft.com/en-us/azure/data-factory/" TargetMode="External"/><Relationship Id="rId73" Type="http://schemas.openxmlformats.org/officeDocument/2006/relationships/hyperlink" Target="https://azure.microsoft.com/en-us/services/data-catalog/" TargetMode="External"/><Relationship Id="rId78" Type="http://schemas.openxmlformats.org/officeDocument/2006/relationships/hyperlink" Target="https://docs.microsoft.com/en-us/azure/sql-database/" TargetMode="External"/><Relationship Id="rId81" Type="http://schemas.openxmlformats.org/officeDocument/2006/relationships/hyperlink" Target="https://docs.microsoft.com/en-us/azure/sql-database/" TargetMode="External"/><Relationship Id="rId86" Type="http://schemas.openxmlformats.org/officeDocument/2006/relationships/hyperlink" Target="https://docs.microsoft.com/en-us/azure/sql-data-warehouse/" TargetMode="External"/><Relationship Id="rId94" Type="http://schemas.openxmlformats.org/officeDocument/2006/relationships/hyperlink" Target="https://docs.microsoft.com/en-us/azure/postgresql/" TargetMode="External"/><Relationship Id="rId99" Type="http://schemas.openxmlformats.org/officeDocument/2006/relationships/hyperlink" Target="https://docs.microsoft.com/en-us/azure/analysis-services/" TargetMode="External"/><Relationship Id="rId101" Type="http://schemas.openxmlformats.org/officeDocument/2006/relationships/hyperlink" Target="https://docs.microsoft.com/en-us/azure/analysis-services/"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image" Target="media/image9.png"/><Relationship Id="rId39" Type="http://schemas.openxmlformats.org/officeDocument/2006/relationships/image" Target="media/image21.jpg"/><Relationship Id="rId109" Type="http://schemas.openxmlformats.org/officeDocument/2006/relationships/hyperlink" Target="https://powerbi.microsoft.com/en-us/documentation/powerbi-landing-page/" TargetMode="External"/><Relationship Id="rId34" Type="http://schemas.openxmlformats.org/officeDocument/2006/relationships/package" Target="embeddings/Microsoft_Visio_Drawing.vsdx"/><Relationship Id="rId50" Type="http://schemas.openxmlformats.org/officeDocument/2006/relationships/hyperlink" Target="https://docs.microsoft.com/en-us/azure/data-lake-store/" TargetMode="External"/><Relationship Id="rId55" Type="http://schemas.openxmlformats.org/officeDocument/2006/relationships/hyperlink" Target="https://docs.microsoft.com/en-us/azure/data-lake-analytics/" TargetMode="External"/><Relationship Id="rId76" Type="http://schemas.openxmlformats.org/officeDocument/2006/relationships/hyperlink" Target="https://docs.microsoft.com/en-us/azure/sql-database/" TargetMode="External"/><Relationship Id="rId97" Type="http://schemas.openxmlformats.org/officeDocument/2006/relationships/hyperlink" Target="https://docs.microsoft.com/en-us/azure/postgresql/" TargetMode="External"/><Relationship Id="rId104" Type="http://schemas.openxmlformats.org/officeDocument/2006/relationships/hyperlink" Target="https://docs.microsoft.com/en-us/azure/analysis-services/" TargetMode="External"/><Relationship Id="rId120" Type="http://schemas.openxmlformats.org/officeDocument/2006/relationships/footer" Target="footer11.xml"/><Relationship Id="rId7" Type="http://schemas.openxmlformats.org/officeDocument/2006/relationships/image" Target="media/image1.png"/><Relationship Id="rId71" Type="http://schemas.openxmlformats.org/officeDocument/2006/relationships/hyperlink" Target="https://azure.microsoft.com/en-us/services/data-catalog/" TargetMode="External"/><Relationship Id="rId92" Type="http://schemas.openxmlformats.org/officeDocument/2006/relationships/hyperlink" Target="https://docs.microsoft.com/en-us/azure/mysql/" TargetMode="External"/><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footer" Target="footer4.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hyperlink" Target="https://docs.microsoft.com/en-us/azure/data-factory/" TargetMode="External"/><Relationship Id="rId87" Type="http://schemas.openxmlformats.org/officeDocument/2006/relationships/hyperlink" Target="https://docs.microsoft.com/en-us/azure/sql-data-warehouse/" TargetMode="External"/><Relationship Id="rId110" Type="http://schemas.openxmlformats.org/officeDocument/2006/relationships/hyperlink" Target="https://powerbi.microsoft.com/en-us/documentation/powerbi-landing-page/" TargetMode="External"/><Relationship Id="rId115" Type="http://schemas.openxmlformats.org/officeDocument/2006/relationships/hyperlink" Target="https://docs.microsoft.com/en-us/azure/hdins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1356</TotalTime>
  <Pages>29</Pages>
  <Words>6714</Words>
  <Characters>38275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Hamson</dc:creator>
  <cp:keywords/>
  <cp:lastModifiedBy>Christian Hamson</cp:lastModifiedBy>
  <cp:revision>128</cp:revision>
  <dcterms:created xsi:type="dcterms:W3CDTF">2018-11-10T21:43:00Z</dcterms:created>
  <dcterms:modified xsi:type="dcterms:W3CDTF">2018-11-11T20:19:00Z</dcterms:modified>
</cp:coreProperties>
</file>